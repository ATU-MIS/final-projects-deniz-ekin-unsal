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SQL Dedektifi (SQL Detective)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w:t>
      </w:r>
      <w:r w:rsidDel="00000000" w:rsidR="00000000" w:rsidRPr="00000000">
        <w:rPr>
          <w:rFonts w:ascii="Arial" w:cs="Arial" w:eastAsia="Arial" w:hAnsi="Arial"/>
          <w:b w:val="1"/>
          <w:bCs w:val="1"/>
          <w:sz w:val="28"/>
          <w:szCs w:val="28"/>
          <w:rtl w:val="0"/>
        </w:rPr>
        <w:t xml:space="preserve">: Deniz Ekin Ünsal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Organization: Student Project</w:t>
      </w:r>
    </w:p>
    <w:p w:rsidR="00000000" w:rsidDel="00000000" w:rsidP="00000000" w:rsidRDefault="00000000" w:rsidRPr="00000000" w14:paraId="00000008">
      <w:pPr>
        <w:spacing w:after="240" w:before="240" w:lineRule="auto"/>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Date: 09.11.2025</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gir8bd3gnfsr"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512883280"/>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fldChar w:fldCharType="begin"/>
            <w:instrText xml:space="preserve"> TOC \h \u \z \t "Heading 1,1,Heading 2,2,"</w:instrText>
            <w:fldChar w:fldCharType="separate"/>
          </w:r>
          <w:r w:rsidDel="00000000" w:rsidR="00000000" w:rsidRPr="00000000">
            <w:rPr>
              <w:b w:val="1"/>
              <w:bCs w:val="1"/>
              <w:rtl w:val="0"/>
            </w:rPr>
            <w:t xml:space="preserve">Table of Contents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1. Introduction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1.1 Purpose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1.2 Document Conventions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1.3 Intended Audience and Reading Suggestions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1.4 Product Scope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1.5 References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2. Overall Description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2.1 Product Perspective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2.2 Product Functions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2.3 User Classes and Characteristics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2.4 Operating Environment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2.5 Design and Implementation Constraints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2.6 User Documentation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2.7 Assumptions and Dependencies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3. External Interface Requirements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3.1 User Interfaces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3.2 Hardware Interfaces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3.3 Software Interfaces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3.4 Communications Interfaces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4. System Features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4.1 Interactive SQL Missions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4.1.1 Description and Priority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4.1.2 Stimulus/Response Sequences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4.1.3 Functional Requirements (REQ-1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4.2 SQL Query Submission and Execution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4.2.1 Description and Priority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4.2.2 Stimulus/Response Sequences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4.2.3 Functional Requirements (REQ-4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4.3 Validation and Feedback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4.3.1 Description and Priority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4.3.2 Stimulus/Response Sequences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4.3.3 Functional Requirements (REQ-7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4.4 Progress (Level Advancement)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4.4.1 Description and Priority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4.4.2 Stimulus/Response Sequences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4.4.3 Functional Requirements (REQ-9)</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4.5 Query History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4.5.1 Description and Priority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4.5.2 Stimulus/Response Sequences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4.5.3 Functional Requirements (REQ-10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4.6 Database Viewer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4.6.1 Description and Priority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4.6.2 Stimulus/Response Sequences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4.6.3 Functional Requirements (REQ-12)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5. Other Nonfunctional Requirements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5.1 Performance Requirements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5.2 Safety Requirements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5.3 Security Requirements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5.4 Software Quality Attributes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  5.5 Business Rules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6. Other Requirements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Appendix A: Glossary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b w:val="1"/>
              <w:bCs w:val="1"/>
            </w:rPr>
          </w:pPr>
          <w:r w:rsidDel="00000000" w:rsidR="00000000" w:rsidRPr="00000000">
            <w:rPr>
              <w:b w:val="1"/>
              <w:bCs w:val="1"/>
              <w:rtl w:val="0"/>
            </w:rPr>
            <w:t xml:space="preserve">Appendix B: Analysis Models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0" w:right="0" w:firstLine="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Appendix C: To Be Determined List</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0"/>
          <w:bCs w:val="0"/>
          <w:vertAlign w:val="baseline"/>
        </w:rPr>
      </w:pPr>
      <w:bookmarkStart w:colFirst="0" w:colLast="0" w:name="_heading=h.oocbpqg6unxi" w:id="1"/>
      <w:bookmarkEnd w:id="1"/>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4B">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C">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D">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4E">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4F">
            <w:pPr>
              <w:spacing w:after="40" w:before="40" w:lineRule="auto"/>
              <w:rPr>
                <w:vertAlign w:val="baseline"/>
              </w:rPr>
            </w:pPr>
            <w:r w:rsidDel="00000000" w:rsidR="00000000" w:rsidRPr="00000000">
              <w:rPr>
                <w:rtl w:val="0"/>
              </w:rPr>
              <w:t xml:space="preserve">Deniz Ekin Ünsal</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50">
            <w:pPr>
              <w:spacing w:after="40" w:before="40" w:lineRule="auto"/>
              <w:rPr>
                <w:vertAlign w:val="baseline"/>
              </w:rPr>
            </w:pPr>
            <w:r w:rsidDel="00000000" w:rsidR="00000000" w:rsidRPr="00000000">
              <w:rPr>
                <w:rtl w:val="0"/>
              </w:rPr>
              <w:t xml:space="preserve">9/11/2025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Initial version of SRS</w:t>
            </w:r>
          </w:p>
        </w:tc>
        <w:tc>
          <w:tcPr>
            <w:tcBorders>
              <w:top w:color="000000" w:space="0" w:sz="0" w:val="nil"/>
            </w:tcBorders>
            <w:vAlign w:val="top"/>
          </w:tcPr>
          <w:p w:rsidR="00000000" w:rsidDel="00000000" w:rsidP="00000000" w:rsidRDefault="00000000" w:rsidRPr="00000000" w14:paraId="00000052">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53">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54">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55">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56">
            <w:pPr>
              <w:spacing w:after="40" w:before="40" w:lineRule="auto"/>
              <w:rPr>
                <w:vertAlign w:val="baseline"/>
              </w:rPr>
            </w:pPr>
            <w:r w:rsidDel="00000000" w:rsidR="00000000" w:rsidRPr="00000000">
              <w:rPr>
                <w:rtl w:val="0"/>
              </w:rPr>
            </w:r>
          </w:p>
        </w:tc>
      </w:tr>
    </w:tbl>
    <w:sdt>
      <w:sdtPr>
        <w:id w:val="672011852"/>
        <w:tag w:val="goog_rdk_2"/>
      </w:sdtPr>
      <w:sdtContent>
        <w:p w:rsidR="00000000" w:rsidDel="00000000" w:rsidP="00000000" w:rsidRDefault="00000000" w:rsidRPr="00000000" w14:paraId="00000057">
          <w:pPr>
            <w:rPr>
              <w:del w:author="Deniz Ekin Ünsal" w:id="0" w:date="2025-11-09T17:34:40Z"/>
              <w:b w:val="0"/>
              <w:bCs w:val="0"/>
              <w:vertAlign w:val="baseline"/>
            </w:rPr>
          </w:pPr>
          <w:sdt>
            <w:sdtPr>
              <w:id w:val="-1009971608"/>
              <w:tag w:val="goog_rdk_1"/>
            </w:sdtPr>
            <w:sdtContent>
              <w:del w:author="Deniz Ekin Ünsal" w:id="0" w:date="2025-11-09T17:34:40Z">
                <w:r w:rsidDel="00000000" w:rsidR="00000000" w:rsidRPr="00000000">
                  <w:rPr>
                    <w:rtl w:val="0"/>
                  </w:rPr>
                </w:r>
              </w:del>
            </w:sdtContent>
          </w:sdt>
        </w:p>
      </w:sdtContent>
    </w:sd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pq19ojg3k54t" w:id="2"/>
      <w:bookmarkEnd w:id="2"/>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k6ltxqrhwf1n" w:id="3"/>
      <w:bookmarkEnd w:id="3"/>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18jqzi9i9v9z" w:id="4"/>
      <w:bookmarkEnd w:id="4"/>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54j3t9frpb2i" w:id="5"/>
      <w:bookmarkEnd w:id="5"/>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lodrxo6j7w6p" w:id="6"/>
      <w:bookmarkEnd w:id="6"/>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5f0g9y9vrgxm" w:id="7"/>
      <w:bookmarkEnd w:id="7"/>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snm0kqboj3f" w:id="8"/>
      <w:bookmarkEnd w:id="8"/>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a841aioim4gq" w:id="9"/>
      <w:bookmarkEnd w:id="9"/>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yj5glx4kmb2g" w:id="10"/>
      <w:bookmarkEnd w:id="10"/>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bpy5jeyq1dwe" w:id="11"/>
      <w:bookmarkEnd w:id="11"/>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g6bgl9wn4q3f" w:id="12"/>
      <w:bookmarkEnd w:id="12"/>
      <w:r w:rsidDel="00000000" w:rsidR="00000000" w:rsidRPr="00000000">
        <w:rPr>
          <w:rtl w:val="0"/>
        </w:rPr>
      </w:r>
    </w:p>
    <w:p w:rsidR="00000000" w:rsidDel="00000000" w:rsidP="00000000" w:rsidRDefault="00000000" w:rsidRPr="00000000" w14:paraId="00000063">
      <w:pPr>
        <w:pStyle w:val="Heading2"/>
        <w:keepNext w:val="0"/>
        <w:keepLines w:val="0"/>
        <w:spacing w:after="80" w:before="360" w:lineRule="auto"/>
        <w:rPr>
          <w:rFonts w:ascii="Arial" w:cs="Arial" w:eastAsia="Arial" w:hAnsi="Arial"/>
          <w:i w:val="1"/>
          <w:iCs w:val="1"/>
          <w:sz w:val="34"/>
          <w:szCs w:val="34"/>
        </w:rPr>
      </w:pPr>
      <w:bookmarkStart w:colFirst="0" w:colLast="0" w:name="_heading=h.6eohwytz9el2" w:id="13"/>
      <w:bookmarkEnd w:id="13"/>
      <w:r w:rsidDel="00000000" w:rsidR="00000000" w:rsidRPr="00000000">
        <w:rPr>
          <w:rFonts w:ascii="Arial" w:cs="Arial" w:eastAsia="Arial" w:hAnsi="Arial"/>
          <w:i w:val="1"/>
          <w:iCs w:val="1"/>
          <w:sz w:val="34"/>
          <w:szCs w:val="34"/>
          <w:rtl w:val="0"/>
        </w:rPr>
        <w:t xml:space="preserve">1. Introduction</w:t>
      </w:r>
    </w:p>
    <w:p w:rsidR="00000000" w:rsidDel="00000000" w:rsidP="00000000" w:rsidRDefault="00000000" w:rsidRPr="00000000" w14:paraId="00000064">
      <w:pPr>
        <w:pStyle w:val="Heading3"/>
        <w:spacing w:after="80" w:before="280" w:lineRule="auto"/>
        <w:rPr>
          <w:rFonts w:ascii="Arial" w:cs="Arial" w:eastAsia="Arial" w:hAnsi="Arial"/>
          <w:i w:val="1"/>
          <w:iCs w:val="1"/>
          <w:sz w:val="26"/>
          <w:szCs w:val="26"/>
        </w:rPr>
      </w:pPr>
      <w:bookmarkStart w:colFirst="0" w:colLast="0" w:name="_heading=h.smf6q6fzlql4" w:id="14"/>
      <w:bookmarkEnd w:id="14"/>
      <w:r w:rsidDel="00000000" w:rsidR="00000000" w:rsidRPr="00000000">
        <w:rPr>
          <w:rFonts w:ascii="Arial" w:cs="Arial" w:eastAsia="Arial" w:hAnsi="Arial"/>
          <w:i w:val="1"/>
          <w:iCs w:val="1"/>
          <w:sz w:val="26"/>
          <w:szCs w:val="26"/>
          <w:rtl w:val="0"/>
        </w:rPr>
        <w:t xml:space="preserve">1.1 Purpose</w:t>
      </w:r>
    </w:p>
    <w:p w:rsidR="00000000" w:rsidDel="00000000" w:rsidP="00000000" w:rsidRDefault="00000000" w:rsidRPr="00000000" w14:paraId="00000065">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purpose of this document is to define the software requirements for SQL Dedektifi, a web-based and gamified SQL learning system. This document specifies functional and nonfunctional requirements to establish a common understanding among developers, evaluators, and stakeholders.</w:t>
      </w:r>
    </w:p>
    <w:p w:rsidR="00000000" w:rsidDel="00000000" w:rsidP="00000000" w:rsidRDefault="00000000" w:rsidRPr="00000000" w14:paraId="00000066">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spacing w:after="80" w:before="280" w:lineRule="auto"/>
        <w:rPr>
          <w:rFonts w:ascii="Arial" w:cs="Arial" w:eastAsia="Arial" w:hAnsi="Arial"/>
          <w:i w:val="1"/>
          <w:iCs w:val="1"/>
          <w:sz w:val="26"/>
          <w:szCs w:val="26"/>
        </w:rPr>
      </w:pPr>
      <w:bookmarkStart w:colFirst="0" w:colLast="0" w:name="_heading=h.mn0a87kvb7cu" w:id="15"/>
      <w:bookmarkEnd w:id="15"/>
      <w:r w:rsidDel="00000000" w:rsidR="00000000" w:rsidRPr="00000000">
        <w:rPr>
          <w:rFonts w:ascii="Arial" w:cs="Arial" w:eastAsia="Arial" w:hAnsi="Arial"/>
          <w:i w:val="1"/>
          <w:iCs w:val="1"/>
          <w:sz w:val="26"/>
          <w:szCs w:val="26"/>
          <w:rtl w:val="0"/>
        </w:rPr>
        <w:t xml:space="preserve">1.2 Document Conventions</w:t>
      </w:r>
    </w:p>
    <w:p w:rsidR="00000000" w:rsidDel="00000000" w:rsidP="00000000" w:rsidRDefault="00000000" w:rsidRPr="00000000" w14:paraId="00000068">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Software Requirements Specification is written in accordance with the IEEE SRS standard. Section numbering and headings strictly follow the provided template. Functional requirements in Section 4 are uniquely identified using requirement identifiers (REQ-1, REQ-2, etc.). Priority levels (High, Medium) are explicitly stated for each system feature. Requirement priorities are defined per feature and are not inherited unless explicitly stated.</w:t>
      </w:r>
    </w:p>
    <w:p w:rsidR="00000000" w:rsidDel="00000000" w:rsidP="00000000" w:rsidRDefault="00000000" w:rsidRPr="00000000" w14:paraId="00000069">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spacing w:after="80" w:before="280" w:lineRule="auto"/>
        <w:rPr>
          <w:rFonts w:ascii="Arial" w:cs="Arial" w:eastAsia="Arial" w:hAnsi="Arial"/>
          <w:i w:val="1"/>
          <w:iCs w:val="1"/>
          <w:sz w:val="26"/>
          <w:szCs w:val="26"/>
        </w:rPr>
      </w:pPr>
      <w:bookmarkStart w:colFirst="0" w:colLast="0" w:name="_heading=h.604idkadi69n" w:id="16"/>
      <w:bookmarkEnd w:id="16"/>
      <w:r w:rsidDel="00000000" w:rsidR="00000000" w:rsidRPr="00000000">
        <w:rPr>
          <w:rFonts w:ascii="Arial" w:cs="Arial" w:eastAsia="Arial" w:hAnsi="Arial"/>
          <w:i w:val="1"/>
          <w:iCs w:val="1"/>
          <w:sz w:val="26"/>
          <w:szCs w:val="26"/>
          <w:rtl w:val="0"/>
        </w:rPr>
        <w:t xml:space="preserve">1.3 Intended Audience and Reading Suggestions</w:t>
      </w:r>
    </w:p>
    <w:p w:rsidR="00000000" w:rsidDel="00000000" w:rsidP="00000000" w:rsidRDefault="00000000" w:rsidRPr="00000000" w14:paraId="0000006B">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document is intended for:</w:t>
      </w:r>
    </w:p>
    <w:p w:rsidR="00000000" w:rsidDel="00000000" w:rsidP="00000000" w:rsidRDefault="00000000" w:rsidRPr="00000000" w14:paraId="0000006C">
      <w:pPr>
        <w:numPr>
          <w:ilvl w:val="0"/>
          <w:numId w:val="16"/>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Developers, who should focus on Sections 3 and 4</w:t>
        <w:br w:type="textWrapping"/>
      </w:r>
    </w:p>
    <w:p w:rsidR="00000000" w:rsidDel="00000000" w:rsidP="00000000" w:rsidRDefault="00000000" w:rsidRPr="00000000" w14:paraId="0000006D">
      <w:pPr>
        <w:numPr>
          <w:ilvl w:val="0"/>
          <w:numId w:val="16"/>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Testers and evaluators, who should focus on Sections 4 and 5</w:t>
        <w:br w:type="textWrapping"/>
      </w:r>
    </w:p>
    <w:p w:rsidR="00000000" w:rsidDel="00000000" w:rsidP="00000000" w:rsidRDefault="00000000" w:rsidRPr="00000000" w14:paraId="0000006E">
      <w:pPr>
        <w:numPr>
          <w:ilvl w:val="0"/>
          <w:numId w:val="16"/>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Educational content designers, who should review Sections 2 and 4</w:t>
        <w:br w:type="textWrapping"/>
      </w:r>
    </w:p>
    <w:p w:rsidR="00000000" w:rsidDel="00000000" w:rsidP="00000000" w:rsidRDefault="00000000" w:rsidRPr="00000000" w14:paraId="0000006F">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Readers are encouraged to begin with Sections 1 and 2 for an overview before proceeding to detailed system features.</w:t>
      </w:r>
    </w:p>
    <w:p w:rsidR="00000000" w:rsidDel="00000000" w:rsidP="00000000" w:rsidRDefault="00000000" w:rsidRPr="00000000" w14:paraId="00000070">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spacing w:after="80" w:before="280" w:lineRule="auto"/>
        <w:rPr>
          <w:rFonts w:ascii="Arial" w:cs="Arial" w:eastAsia="Arial" w:hAnsi="Arial"/>
          <w:i w:val="1"/>
          <w:iCs w:val="1"/>
          <w:sz w:val="26"/>
          <w:szCs w:val="26"/>
        </w:rPr>
      </w:pPr>
      <w:bookmarkStart w:colFirst="0" w:colLast="0" w:name="_heading=h.zgs7gwq6dflj" w:id="17"/>
      <w:bookmarkEnd w:id="17"/>
      <w:r w:rsidDel="00000000" w:rsidR="00000000" w:rsidRPr="00000000">
        <w:rPr>
          <w:rFonts w:ascii="Arial" w:cs="Arial" w:eastAsia="Arial" w:hAnsi="Arial"/>
          <w:i w:val="1"/>
          <w:iCs w:val="1"/>
          <w:sz w:val="26"/>
          <w:szCs w:val="26"/>
          <w:rtl w:val="0"/>
        </w:rPr>
        <w:t xml:space="preserve">1.4 Product Scope</w:t>
      </w:r>
    </w:p>
    <w:p w:rsidR="00000000" w:rsidDel="00000000" w:rsidP="00000000" w:rsidRDefault="00000000" w:rsidRPr="00000000" w14:paraId="00000072">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SQL Dedektifi is a web-based application designed to improve users’ SQL querying skills through detective-themed case scenarios. The system does not require user authentication. Users write SQL queries to solve tasks, receive instant feedback, and progress through levels as tasks are completed.</w:t>
      </w:r>
    </w:p>
    <w:p w:rsidR="00000000" w:rsidDel="00000000" w:rsidP="00000000" w:rsidRDefault="00000000" w:rsidRPr="00000000" w14:paraId="00000073">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main objectives of the system are:</w:t>
      </w:r>
    </w:p>
    <w:p w:rsidR="00000000" w:rsidDel="00000000" w:rsidP="00000000" w:rsidRDefault="00000000" w:rsidRPr="00000000" w14:paraId="00000074">
      <w:pPr>
        <w:numPr>
          <w:ilvl w:val="0"/>
          <w:numId w:val="25"/>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 support hands-on SQL practice</w:t>
        <w:br w:type="textWrapping"/>
      </w:r>
    </w:p>
    <w:p w:rsidR="00000000" w:rsidDel="00000000" w:rsidP="00000000" w:rsidRDefault="00000000" w:rsidRPr="00000000" w14:paraId="00000075">
      <w:pPr>
        <w:numPr>
          <w:ilvl w:val="0"/>
          <w:numId w:val="25"/>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 provide immediate query feedback</w:t>
        <w:br w:type="textWrapping"/>
      </w:r>
    </w:p>
    <w:p w:rsidR="00000000" w:rsidDel="00000000" w:rsidP="00000000" w:rsidRDefault="00000000" w:rsidRPr="00000000" w14:paraId="00000076">
      <w:pPr>
        <w:numPr>
          <w:ilvl w:val="0"/>
          <w:numId w:val="25"/>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 validate task solutions and manage level progression</w:t>
        <w:br w:type="textWrapping"/>
      </w:r>
    </w:p>
    <w:p w:rsidR="00000000" w:rsidDel="00000000" w:rsidP="00000000" w:rsidRDefault="00000000" w:rsidRPr="00000000" w14:paraId="00000077">
      <w:pPr>
        <w:numPr>
          <w:ilvl w:val="0"/>
          <w:numId w:val="25"/>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To allow users to review previous query attempts</w:t>
        <w:br w:type="textWrapping"/>
      </w:r>
    </w:p>
    <w:p w:rsidR="00000000" w:rsidDel="00000000" w:rsidP="00000000" w:rsidRDefault="00000000" w:rsidRPr="00000000" w14:paraId="00000078">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spacing w:after="80" w:before="280" w:lineRule="auto"/>
        <w:rPr>
          <w:rFonts w:ascii="Arial" w:cs="Arial" w:eastAsia="Arial" w:hAnsi="Arial"/>
          <w:i w:val="1"/>
          <w:iCs w:val="1"/>
          <w:sz w:val="26"/>
          <w:szCs w:val="26"/>
        </w:rPr>
      </w:pPr>
      <w:bookmarkStart w:colFirst="0" w:colLast="0" w:name="_heading=h.ejo53u470tdx" w:id="18"/>
      <w:bookmarkEnd w:id="18"/>
      <w:r w:rsidDel="00000000" w:rsidR="00000000" w:rsidRPr="00000000">
        <w:rPr>
          <w:rFonts w:ascii="Arial" w:cs="Arial" w:eastAsia="Arial" w:hAnsi="Arial"/>
          <w:i w:val="1"/>
          <w:iCs w:val="1"/>
          <w:sz w:val="26"/>
          <w:szCs w:val="26"/>
          <w:rtl w:val="0"/>
        </w:rPr>
        <w:t xml:space="preserve">1.5 References</w:t>
      </w:r>
    </w:p>
    <w:p w:rsidR="00000000" w:rsidDel="00000000" w:rsidP="00000000" w:rsidRDefault="00000000" w:rsidRPr="00000000" w14:paraId="0000007A">
      <w:pPr>
        <w:numPr>
          <w:ilvl w:val="0"/>
          <w:numId w:val="17"/>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General SQL documentation</w:t>
        <w:br w:type="textWrapping"/>
      </w:r>
    </w:p>
    <w:p w:rsidR="00000000" w:rsidDel="00000000" w:rsidP="00000000" w:rsidRDefault="00000000" w:rsidRPr="00000000" w14:paraId="0000007B">
      <w:pPr>
        <w:numPr>
          <w:ilvl w:val="0"/>
          <w:numId w:val="17"/>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Web standards (HTML, CSS, JavaScript)</w:t>
        <w:br w:type="textWrapping"/>
      </w:r>
    </w:p>
    <w:p w:rsidR="00000000" w:rsidDel="00000000" w:rsidP="00000000" w:rsidRDefault="00000000" w:rsidRPr="00000000" w14:paraId="0000007C">
      <w:pPr>
        <w:numPr>
          <w:ilvl w:val="0"/>
          <w:numId w:val="17"/>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IEEE Software Requirements Specification (Karl Wiegers)</w:t>
        <w:br w:type="textWrapping"/>
      </w:r>
    </w:p>
    <w:p w:rsidR="00000000" w:rsidDel="00000000" w:rsidP="00000000" w:rsidRDefault="00000000" w:rsidRPr="00000000" w14:paraId="0000007D">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rFonts w:ascii="Arial" w:cs="Arial" w:eastAsia="Arial" w:hAnsi="Arial"/>
          <w:i w:val="1"/>
          <w:iCs w:val="1"/>
          <w:sz w:val="34"/>
          <w:szCs w:val="34"/>
        </w:rPr>
      </w:pPr>
      <w:bookmarkStart w:colFirst="0" w:colLast="0" w:name="_heading=h.u0rjjni1kl8x" w:id="19"/>
      <w:bookmarkEnd w:id="19"/>
      <w:r w:rsidDel="00000000" w:rsidR="00000000" w:rsidRPr="00000000">
        <w:rPr>
          <w:rFonts w:ascii="Arial" w:cs="Arial" w:eastAsia="Arial" w:hAnsi="Arial"/>
          <w:i w:val="1"/>
          <w:iCs w:val="1"/>
          <w:sz w:val="34"/>
          <w:szCs w:val="34"/>
          <w:rtl w:val="0"/>
        </w:rPr>
        <w:t xml:space="preserve">2. Overall Description</w:t>
      </w:r>
    </w:p>
    <w:p w:rsidR="00000000" w:rsidDel="00000000" w:rsidP="00000000" w:rsidRDefault="00000000" w:rsidRPr="00000000" w14:paraId="0000007F">
      <w:pPr>
        <w:pStyle w:val="Heading3"/>
        <w:spacing w:after="80" w:before="280" w:lineRule="auto"/>
        <w:rPr>
          <w:rFonts w:ascii="Arial" w:cs="Arial" w:eastAsia="Arial" w:hAnsi="Arial"/>
          <w:i w:val="1"/>
          <w:iCs w:val="1"/>
          <w:sz w:val="26"/>
          <w:szCs w:val="26"/>
        </w:rPr>
      </w:pPr>
      <w:bookmarkStart w:colFirst="0" w:colLast="0" w:name="_heading=h.5pgxj6cx2r0g" w:id="20"/>
      <w:bookmarkEnd w:id="20"/>
      <w:r w:rsidDel="00000000" w:rsidR="00000000" w:rsidRPr="00000000">
        <w:rPr>
          <w:rFonts w:ascii="Arial" w:cs="Arial" w:eastAsia="Arial" w:hAnsi="Arial"/>
          <w:i w:val="1"/>
          <w:iCs w:val="1"/>
          <w:sz w:val="26"/>
          <w:szCs w:val="26"/>
          <w:rtl w:val="0"/>
        </w:rPr>
        <w:t xml:space="preserve">2.1 Product Perspective</w:t>
      </w:r>
    </w:p>
    <w:p w:rsidR="00000000" w:rsidDel="00000000" w:rsidP="00000000" w:rsidRDefault="00000000" w:rsidRPr="00000000" w14:paraId="00000080">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SQL Dedektifi is a standalone web application. It operates without user authentication and uses an anonymous PlayerSession model. The system consists of a web interface, a query execution component (QueryEngine), a database component (GameDatabase), and task validation and progress management components.</w:t>
      </w:r>
    </w:p>
    <w:p w:rsidR="00000000" w:rsidDel="00000000" w:rsidP="00000000" w:rsidRDefault="00000000" w:rsidRPr="00000000" w14:paraId="00000081">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spacing w:after="80" w:before="280" w:lineRule="auto"/>
        <w:rPr>
          <w:rFonts w:ascii="Arial" w:cs="Arial" w:eastAsia="Arial" w:hAnsi="Arial"/>
          <w:i w:val="1"/>
          <w:iCs w:val="1"/>
          <w:sz w:val="26"/>
          <w:szCs w:val="26"/>
        </w:rPr>
      </w:pPr>
      <w:bookmarkStart w:colFirst="0" w:colLast="0" w:name="_heading=h.va5hi36fevsp" w:id="21"/>
      <w:bookmarkEnd w:id="21"/>
      <w:r w:rsidDel="00000000" w:rsidR="00000000" w:rsidRPr="00000000">
        <w:rPr>
          <w:rFonts w:ascii="Arial" w:cs="Arial" w:eastAsia="Arial" w:hAnsi="Arial"/>
          <w:i w:val="1"/>
          <w:iCs w:val="1"/>
          <w:sz w:val="26"/>
          <w:szCs w:val="26"/>
          <w:rtl w:val="0"/>
        </w:rPr>
        <w:t xml:space="preserve">2.2 Product Functions</w:t>
      </w:r>
    </w:p>
    <w:p w:rsidR="00000000" w:rsidDel="00000000" w:rsidP="00000000" w:rsidRDefault="00000000" w:rsidRPr="00000000" w14:paraId="00000083">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At a high level, the system provides the following functions:</w:t>
      </w:r>
    </w:p>
    <w:p w:rsidR="00000000" w:rsidDel="00000000" w:rsidP="00000000" w:rsidRDefault="00000000" w:rsidRPr="00000000" w14:paraId="00000084">
      <w:pPr>
        <w:numPr>
          <w:ilvl w:val="0"/>
          <w:numId w:val="2"/>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Displaying detective-themed scenarios and tasks</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Allowing users to view database tables</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Enabling SQL query writing and submission</w:t>
        <w:br w:type="textWrapping"/>
      </w:r>
    </w:p>
    <w:p w:rsidR="00000000" w:rsidDel="00000000" w:rsidP="00000000" w:rsidRDefault="00000000" w:rsidRPr="00000000" w14:paraId="00000087">
      <w:pPr>
        <w:numPr>
          <w:ilvl w:val="0"/>
          <w:numId w:val="2"/>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Executing SQL queries and displaying results or errors</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Validating task solutions</w:t>
        <w:br w:type="textWrapping"/>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Managing level progression</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Recording and displaying query history</w:t>
        <w:br w:type="textWrapping"/>
      </w:r>
    </w:p>
    <w:p w:rsidR="00000000" w:rsidDel="00000000" w:rsidP="00000000" w:rsidRDefault="00000000" w:rsidRPr="00000000" w14:paraId="0000008B">
      <w:pPr>
        <w:numPr>
          <w:ilvl w:val="0"/>
          <w:numId w:val="2"/>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Providing task-specific hints</w:t>
        <w:br w:type="textWrapping"/>
      </w:r>
    </w:p>
    <w:p w:rsidR="00000000" w:rsidDel="00000000" w:rsidP="00000000" w:rsidRDefault="00000000" w:rsidRPr="00000000" w14:paraId="0000008C">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spacing w:after="80" w:before="280" w:lineRule="auto"/>
        <w:rPr>
          <w:rFonts w:ascii="Arial" w:cs="Arial" w:eastAsia="Arial" w:hAnsi="Arial"/>
          <w:i w:val="1"/>
          <w:iCs w:val="1"/>
          <w:sz w:val="26"/>
          <w:szCs w:val="26"/>
        </w:rPr>
      </w:pPr>
      <w:bookmarkStart w:colFirst="0" w:colLast="0" w:name="_heading=h.o2btya21qv8s" w:id="22"/>
      <w:bookmarkEnd w:id="22"/>
      <w:r w:rsidDel="00000000" w:rsidR="00000000" w:rsidRPr="00000000">
        <w:rPr>
          <w:rFonts w:ascii="Arial" w:cs="Arial" w:eastAsia="Arial" w:hAnsi="Arial"/>
          <w:i w:val="1"/>
          <w:iCs w:val="1"/>
          <w:sz w:val="26"/>
          <w:szCs w:val="26"/>
          <w:rtl w:val="0"/>
        </w:rPr>
        <w:t xml:space="preserve">2.3 User Classes and Characteristics</w:t>
      </w:r>
    </w:p>
    <w:p w:rsidR="00000000" w:rsidDel="00000000" w:rsidP="00000000" w:rsidRDefault="00000000" w:rsidRPr="00000000" w14:paraId="0000008E">
      <w:pPr>
        <w:numPr>
          <w:ilvl w:val="0"/>
          <w:numId w:val="8"/>
        </w:numPr>
        <w:spacing w:after="48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Anonymous User (Player):</w:t>
        <w:br w:type="textWrapping"/>
        <w:br w:type="textWrapping"/>
        <w:t xml:space="preserve"> Users who interact with the system without logging in. Target users are students with basic to intermediate SQL knowledge.</w:t>
        <w:br w:type="textWrapping"/>
      </w:r>
    </w:p>
    <w:p w:rsidR="00000000" w:rsidDel="00000000" w:rsidP="00000000" w:rsidRDefault="00000000" w:rsidRPr="00000000" w14:paraId="0000008F">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spacing w:after="80" w:before="280" w:lineRule="auto"/>
        <w:rPr>
          <w:rFonts w:ascii="Arial" w:cs="Arial" w:eastAsia="Arial" w:hAnsi="Arial"/>
          <w:i w:val="1"/>
          <w:iCs w:val="1"/>
          <w:sz w:val="26"/>
          <w:szCs w:val="26"/>
        </w:rPr>
      </w:pPr>
      <w:bookmarkStart w:colFirst="0" w:colLast="0" w:name="_heading=h.ns8tay8xlcqa" w:id="23"/>
      <w:bookmarkEnd w:id="23"/>
      <w:r w:rsidDel="00000000" w:rsidR="00000000" w:rsidRPr="00000000">
        <w:rPr>
          <w:rFonts w:ascii="Arial" w:cs="Arial" w:eastAsia="Arial" w:hAnsi="Arial"/>
          <w:i w:val="1"/>
          <w:iCs w:val="1"/>
          <w:sz w:val="26"/>
          <w:szCs w:val="26"/>
          <w:rtl w:val="0"/>
        </w:rPr>
        <w:t xml:space="preserve">2.4 Operating Environment</w:t>
      </w:r>
    </w:p>
    <w:p w:rsidR="00000000" w:rsidDel="00000000" w:rsidP="00000000" w:rsidRDefault="00000000" w:rsidRPr="00000000" w14:paraId="00000091">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system operates on modern web browsers including Chrome, Firefox, Edge, and Safari. It supports both desktop and mobile devices. The backend must be capable of executing SQL queries and communicating securely with a database.</w:t>
      </w:r>
    </w:p>
    <w:p w:rsidR="00000000" w:rsidDel="00000000" w:rsidP="00000000" w:rsidRDefault="00000000" w:rsidRPr="00000000" w14:paraId="00000092">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spacing w:after="80" w:before="280" w:lineRule="auto"/>
        <w:rPr>
          <w:rFonts w:ascii="Arial" w:cs="Arial" w:eastAsia="Arial" w:hAnsi="Arial"/>
          <w:i w:val="1"/>
          <w:iCs w:val="1"/>
          <w:sz w:val="26"/>
          <w:szCs w:val="26"/>
        </w:rPr>
      </w:pPr>
      <w:bookmarkStart w:colFirst="0" w:colLast="0" w:name="_heading=h.zc9t36aeu1ug" w:id="24"/>
      <w:bookmarkEnd w:id="24"/>
      <w:r w:rsidDel="00000000" w:rsidR="00000000" w:rsidRPr="00000000">
        <w:rPr>
          <w:rFonts w:ascii="Arial" w:cs="Arial" w:eastAsia="Arial" w:hAnsi="Arial"/>
          <w:i w:val="1"/>
          <w:iCs w:val="1"/>
          <w:sz w:val="26"/>
          <w:szCs w:val="26"/>
          <w:rtl w:val="0"/>
        </w:rPr>
        <w:t xml:space="preserve">2.5 Design and Implementation Constraints</w:t>
      </w:r>
    </w:p>
    <w:p w:rsidR="00000000" w:rsidDel="00000000" w:rsidP="00000000" w:rsidRDefault="00000000" w:rsidRPr="00000000" w14:paraId="00000094">
      <w:pPr>
        <w:numPr>
          <w:ilvl w:val="0"/>
          <w:numId w:val="23"/>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system does not include user authentication.</w:t>
        <w:br w:type="textWrapping"/>
      </w:r>
    </w:p>
    <w:p w:rsidR="00000000" w:rsidDel="00000000" w:rsidP="00000000" w:rsidRDefault="00000000" w:rsidRPr="00000000" w14:paraId="00000095">
      <w:pPr>
        <w:numPr>
          <w:ilvl w:val="0"/>
          <w:numId w:val="2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SQL queries must be restricted to allowed operations for security reasons.</w:t>
        <w:br w:type="textWrapping"/>
      </w:r>
    </w:p>
    <w:p w:rsidR="00000000" w:rsidDel="00000000" w:rsidP="00000000" w:rsidRDefault="00000000" w:rsidRPr="00000000" w14:paraId="00000096">
      <w:pPr>
        <w:numPr>
          <w:ilvl w:val="0"/>
          <w:numId w:val="2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Internet access is required.</w:t>
        <w:br w:type="textWrapping"/>
      </w:r>
    </w:p>
    <w:p w:rsidR="00000000" w:rsidDel="00000000" w:rsidP="00000000" w:rsidRDefault="00000000" w:rsidRPr="00000000" w14:paraId="00000097">
      <w:pPr>
        <w:numPr>
          <w:ilvl w:val="0"/>
          <w:numId w:val="23"/>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Task validation depends on predefined expected results.</w:t>
        <w:br w:type="textWrapping"/>
      </w:r>
    </w:p>
    <w:p w:rsidR="00000000" w:rsidDel="00000000" w:rsidP="00000000" w:rsidRDefault="00000000" w:rsidRPr="00000000" w14:paraId="00000098">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spacing w:after="80" w:before="280" w:lineRule="auto"/>
        <w:rPr>
          <w:rFonts w:ascii="Arial" w:cs="Arial" w:eastAsia="Arial" w:hAnsi="Arial"/>
          <w:i w:val="1"/>
          <w:iCs w:val="1"/>
          <w:sz w:val="26"/>
          <w:szCs w:val="26"/>
        </w:rPr>
      </w:pPr>
      <w:bookmarkStart w:colFirst="0" w:colLast="0" w:name="_heading=h.l7rry7wcjde5" w:id="25"/>
      <w:bookmarkEnd w:id="25"/>
      <w:r w:rsidDel="00000000" w:rsidR="00000000" w:rsidRPr="00000000">
        <w:rPr>
          <w:rFonts w:ascii="Arial" w:cs="Arial" w:eastAsia="Arial" w:hAnsi="Arial"/>
          <w:i w:val="1"/>
          <w:iCs w:val="1"/>
          <w:sz w:val="26"/>
          <w:szCs w:val="26"/>
          <w:rtl w:val="0"/>
        </w:rPr>
        <w:t xml:space="preserve">2.6 User Documentation</w:t>
      </w:r>
    </w:p>
    <w:p w:rsidR="00000000" w:rsidDel="00000000" w:rsidP="00000000" w:rsidRDefault="00000000" w:rsidRPr="00000000" w14:paraId="0000009A">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User documentation delivered with the system includes:</w:t>
      </w:r>
    </w:p>
    <w:p w:rsidR="00000000" w:rsidDel="00000000" w:rsidP="00000000" w:rsidRDefault="00000000" w:rsidRPr="00000000" w14:paraId="0000009B">
      <w:pPr>
        <w:numPr>
          <w:ilvl w:val="0"/>
          <w:numId w:val="10"/>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On-screen task instructions</w:t>
        <w:br w:type="textWrapping"/>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Integrated hint sections</w:t>
        <w:br w:type="textWrapping"/>
      </w:r>
    </w:p>
    <w:p w:rsidR="00000000" w:rsidDel="00000000" w:rsidP="00000000" w:rsidRDefault="00000000" w:rsidRPr="00000000" w14:paraId="0000009D">
      <w:pPr>
        <w:numPr>
          <w:ilvl w:val="0"/>
          <w:numId w:val="10"/>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Clear feedback messages explaining query results and errors</w:t>
        <w:br w:type="textWrapping"/>
      </w:r>
    </w:p>
    <w:p w:rsidR="00000000" w:rsidDel="00000000" w:rsidP="00000000" w:rsidRDefault="00000000" w:rsidRPr="00000000" w14:paraId="0000009E">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spacing w:after="80" w:before="280" w:lineRule="auto"/>
        <w:rPr>
          <w:rFonts w:ascii="Arial" w:cs="Arial" w:eastAsia="Arial" w:hAnsi="Arial"/>
          <w:i w:val="1"/>
          <w:iCs w:val="1"/>
          <w:sz w:val="26"/>
          <w:szCs w:val="26"/>
        </w:rPr>
      </w:pPr>
      <w:bookmarkStart w:colFirst="0" w:colLast="0" w:name="_heading=h.scp5lexmzvqi" w:id="26"/>
      <w:bookmarkEnd w:id="26"/>
      <w:r w:rsidDel="00000000" w:rsidR="00000000" w:rsidRPr="00000000">
        <w:rPr>
          <w:rFonts w:ascii="Arial" w:cs="Arial" w:eastAsia="Arial" w:hAnsi="Arial"/>
          <w:i w:val="1"/>
          <w:iCs w:val="1"/>
          <w:sz w:val="26"/>
          <w:szCs w:val="26"/>
          <w:rtl w:val="0"/>
        </w:rPr>
        <w:t xml:space="preserve">2.7 Assumptions and Dependencies</w:t>
      </w:r>
    </w:p>
    <w:p w:rsidR="00000000" w:rsidDel="00000000" w:rsidP="00000000" w:rsidRDefault="00000000" w:rsidRPr="00000000" w14:paraId="000000A0">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Assumptions</w:t>
      </w:r>
    </w:p>
    <w:p w:rsidR="00000000" w:rsidDel="00000000" w:rsidP="00000000" w:rsidRDefault="00000000" w:rsidRPr="00000000" w14:paraId="000000A1">
      <w:pPr>
        <w:numPr>
          <w:ilvl w:val="0"/>
          <w:numId w:val="1"/>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Users have basic computer literacy.</w:t>
        <w:br w:type="textWrapping"/>
      </w:r>
    </w:p>
    <w:p w:rsidR="00000000" w:rsidDel="00000000" w:rsidP="00000000" w:rsidRDefault="00000000" w:rsidRPr="00000000" w14:paraId="000000A2">
      <w:pPr>
        <w:numPr>
          <w:ilvl w:val="0"/>
          <w:numId w:val="1"/>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Users may have limited SQL knowledge.</w:t>
        <w:br w:type="textWrapping"/>
      </w:r>
    </w:p>
    <w:p w:rsidR="00000000" w:rsidDel="00000000" w:rsidP="00000000" w:rsidRDefault="00000000" w:rsidRPr="00000000" w14:paraId="000000A3">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Dependencies</w:t>
      </w:r>
    </w:p>
    <w:p w:rsidR="00000000" w:rsidDel="00000000" w:rsidP="00000000" w:rsidRDefault="00000000" w:rsidRPr="00000000" w14:paraId="000000A4">
      <w:pPr>
        <w:numPr>
          <w:ilvl w:val="0"/>
          <w:numId w:val="20"/>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Backend and database services must be operational.</w:t>
        <w:br w:type="textWrapping"/>
      </w:r>
    </w:p>
    <w:p w:rsidR="00000000" w:rsidDel="00000000" w:rsidP="00000000" w:rsidRDefault="00000000" w:rsidRPr="00000000" w14:paraId="000000A5">
      <w:pPr>
        <w:numPr>
          <w:ilvl w:val="0"/>
          <w:numId w:val="20"/>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Query validation depends on predefined expected results.</w:t>
        <w:br w:type="textWrapping"/>
      </w:r>
    </w:p>
    <w:p w:rsidR="00000000" w:rsidDel="00000000" w:rsidP="00000000" w:rsidRDefault="00000000" w:rsidRPr="00000000" w14:paraId="000000A6">
      <w:pPr>
        <w:numPr>
          <w:ilvl w:val="0"/>
          <w:numId w:val="20"/>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Browser compatibility and HTTPS connection are required.</w:t>
        <w:br w:type="textWrapping"/>
      </w:r>
    </w:p>
    <w:p w:rsidR="00000000" w:rsidDel="00000000" w:rsidP="00000000" w:rsidRDefault="00000000" w:rsidRPr="00000000" w14:paraId="000000A7">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rFonts w:ascii="Arial" w:cs="Arial" w:eastAsia="Arial" w:hAnsi="Arial"/>
          <w:i w:val="1"/>
          <w:iCs w:val="1"/>
          <w:sz w:val="34"/>
          <w:szCs w:val="34"/>
        </w:rPr>
      </w:pPr>
      <w:bookmarkStart w:colFirst="0" w:colLast="0" w:name="_heading=h.eh6hgvlpxkqo" w:id="27"/>
      <w:bookmarkEnd w:id="27"/>
      <w:r w:rsidDel="00000000" w:rsidR="00000000" w:rsidRPr="00000000">
        <w:rPr>
          <w:rFonts w:ascii="Arial" w:cs="Arial" w:eastAsia="Arial" w:hAnsi="Arial"/>
          <w:i w:val="1"/>
          <w:iCs w:val="1"/>
          <w:sz w:val="34"/>
          <w:szCs w:val="34"/>
          <w:rtl w:val="0"/>
        </w:rPr>
        <w:t xml:space="preserve">3. External Interface Requirements</w:t>
      </w:r>
    </w:p>
    <w:p w:rsidR="00000000" w:rsidDel="00000000" w:rsidP="00000000" w:rsidRDefault="00000000" w:rsidRPr="00000000" w14:paraId="000000A9">
      <w:pPr>
        <w:pStyle w:val="Heading3"/>
        <w:spacing w:after="80" w:before="280" w:lineRule="auto"/>
        <w:rPr>
          <w:rFonts w:ascii="Arial" w:cs="Arial" w:eastAsia="Arial" w:hAnsi="Arial"/>
          <w:i w:val="1"/>
          <w:iCs w:val="1"/>
          <w:sz w:val="26"/>
          <w:szCs w:val="26"/>
        </w:rPr>
      </w:pPr>
      <w:bookmarkStart w:colFirst="0" w:colLast="0" w:name="_heading=h.7h0fj92gh6c7" w:id="28"/>
      <w:bookmarkEnd w:id="28"/>
      <w:r w:rsidDel="00000000" w:rsidR="00000000" w:rsidRPr="00000000">
        <w:rPr>
          <w:rFonts w:ascii="Arial" w:cs="Arial" w:eastAsia="Arial" w:hAnsi="Arial"/>
          <w:i w:val="1"/>
          <w:iCs w:val="1"/>
          <w:sz w:val="26"/>
          <w:szCs w:val="26"/>
          <w:rtl w:val="0"/>
        </w:rPr>
        <w:t xml:space="preserve">3.1 User Interfaces</w:t>
      </w:r>
    </w:p>
    <w:p w:rsidR="00000000" w:rsidDel="00000000" w:rsidP="00000000" w:rsidRDefault="00000000" w:rsidRPr="00000000" w14:paraId="000000AA">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user interface includes:</w:t>
      </w:r>
    </w:p>
    <w:p w:rsidR="00000000" w:rsidDel="00000000" w:rsidP="00000000" w:rsidRDefault="00000000" w:rsidRPr="00000000" w14:paraId="000000AB">
      <w:pPr>
        <w:numPr>
          <w:ilvl w:val="0"/>
          <w:numId w:val="18"/>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Mission/Task screen (case description, instructions, hints)</w:t>
        <w:br w:type="textWrapping"/>
      </w:r>
    </w:p>
    <w:p w:rsidR="00000000" w:rsidDel="00000000" w:rsidP="00000000" w:rsidRDefault="00000000" w:rsidRPr="00000000" w14:paraId="000000AC">
      <w:pPr>
        <w:numPr>
          <w:ilvl w:val="0"/>
          <w:numId w:val="18"/>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SQL editor</w:t>
        <w:br w:type="textWrapping"/>
      </w:r>
    </w:p>
    <w:p w:rsidR="00000000" w:rsidDel="00000000" w:rsidP="00000000" w:rsidRDefault="00000000" w:rsidRPr="00000000" w14:paraId="000000AD">
      <w:pPr>
        <w:numPr>
          <w:ilvl w:val="0"/>
          <w:numId w:val="18"/>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Result/Error display area</w:t>
        <w:br w:type="textWrapping"/>
      </w:r>
    </w:p>
    <w:p w:rsidR="00000000" w:rsidDel="00000000" w:rsidP="00000000" w:rsidRDefault="00000000" w:rsidRPr="00000000" w14:paraId="000000AE">
      <w:pPr>
        <w:numPr>
          <w:ilvl w:val="0"/>
          <w:numId w:val="18"/>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Tabs for Mission, Query History, and Database</w:t>
        <w:br w:type="textWrapping"/>
      </w:r>
    </w:p>
    <w:p w:rsidR="00000000" w:rsidDel="00000000" w:rsidP="00000000" w:rsidRDefault="00000000" w:rsidRPr="00000000" w14:paraId="000000AF">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interface must be responsive and consistent across devices.</w:t>
      </w:r>
    </w:p>
    <w:p w:rsidR="00000000" w:rsidDel="00000000" w:rsidP="00000000" w:rsidRDefault="00000000" w:rsidRPr="00000000" w14:paraId="000000B0">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spacing w:after="80" w:before="280" w:lineRule="auto"/>
        <w:rPr>
          <w:rFonts w:ascii="Arial" w:cs="Arial" w:eastAsia="Arial" w:hAnsi="Arial"/>
          <w:i w:val="1"/>
          <w:iCs w:val="1"/>
          <w:sz w:val="26"/>
          <w:szCs w:val="26"/>
        </w:rPr>
      </w:pPr>
      <w:bookmarkStart w:colFirst="0" w:colLast="0" w:name="_heading=h.iivo303ya8ky" w:id="29"/>
      <w:bookmarkEnd w:id="29"/>
      <w:r w:rsidDel="00000000" w:rsidR="00000000" w:rsidRPr="00000000">
        <w:rPr>
          <w:rFonts w:ascii="Arial" w:cs="Arial" w:eastAsia="Arial" w:hAnsi="Arial"/>
          <w:i w:val="1"/>
          <w:iCs w:val="1"/>
          <w:sz w:val="26"/>
          <w:szCs w:val="26"/>
          <w:rtl w:val="0"/>
        </w:rPr>
        <w:t xml:space="preserve">3.2 Hardware Interfaces</w:t>
      </w:r>
    </w:p>
    <w:p w:rsidR="00000000" w:rsidDel="00000000" w:rsidP="00000000" w:rsidRDefault="00000000" w:rsidRPr="00000000" w14:paraId="000000B2">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No specific hardware interfaces are required. Any device with internet access and a modern browser is sufficient.</w:t>
      </w:r>
    </w:p>
    <w:p w:rsidR="00000000" w:rsidDel="00000000" w:rsidP="00000000" w:rsidRDefault="00000000" w:rsidRPr="00000000" w14:paraId="000000B3">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spacing w:after="80" w:before="280" w:lineRule="auto"/>
        <w:rPr>
          <w:rFonts w:ascii="Arial" w:cs="Arial" w:eastAsia="Arial" w:hAnsi="Arial"/>
          <w:i w:val="1"/>
          <w:iCs w:val="1"/>
          <w:sz w:val="26"/>
          <w:szCs w:val="26"/>
        </w:rPr>
      </w:pPr>
      <w:bookmarkStart w:colFirst="0" w:colLast="0" w:name="_heading=h.mqcbj3u7gudv" w:id="30"/>
      <w:bookmarkEnd w:id="30"/>
      <w:r w:rsidDel="00000000" w:rsidR="00000000" w:rsidRPr="00000000">
        <w:rPr>
          <w:rFonts w:ascii="Arial" w:cs="Arial" w:eastAsia="Arial" w:hAnsi="Arial"/>
          <w:i w:val="1"/>
          <w:iCs w:val="1"/>
          <w:sz w:val="26"/>
          <w:szCs w:val="26"/>
          <w:rtl w:val="0"/>
        </w:rPr>
        <w:t xml:space="preserve">3.3 Software Interfaces</w:t>
      </w:r>
    </w:p>
    <w:p w:rsidR="00000000" w:rsidDel="00000000" w:rsidP="00000000" w:rsidRDefault="00000000" w:rsidRPr="00000000" w14:paraId="000000B5">
      <w:pPr>
        <w:numPr>
          <w:ilvl w:val="0"/>
          <w:numId w:val="7"/>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Backend services accessed via HTTP/HTTPS</w:t>
        <w:br w:type="textWrapping"/>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Database connectivity for SQL execution</w:t>
        <w:br w:type="textWrapping"/>
      </w:r>
    </w:p>
    <w:p w:rsidR="00000000" w:rsidDel="00000000" w:rsidP="00000000" w:rsidRDefault="00000000" w:rsidRPr="00000000" w14:paraId="000000B7">
      <w:pPr>
        <w:numPr>
          <w:ilvl w:val="0"/>
          <w:numId w:val="7"/>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Query execution component interacting with the database</w:t>
        <w:br w:type="textWrapping"/>
      </w:r>
    </w:p>
    <w:p w:rsidR="00000000" w:rsidDel="00000000" w:rsidP="00000000" w:rsidRDefault="00000000" w:rsidRPr="00000000" w14:paraId="000000B8">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spacing w:after="80" w:before="280" w:lineRule="auto"/>
        <w:rPr>
          <w:rFonts w:ascii="Arial" w:cs="Arial" w:eastAsia="Arial" w:hAnsi="Arial"/>
          <w:i w:val="1"/>
          <w:iCs w:val="1"/>
          <w:sz w:val="26"/>
          <w:szCs w:val="26"/>
        </w:rPr>
      </w:pPr>
      <w:bookmarkStart w:colFirst="0" w:colLast="0" w:name="_heading=h.xb2qfmvjao6u" w:id="31"/>
      <w:bookmarkEnd w:id="31"/>
      <w:r w:rsidDel="00000000" w:rsidR="00000000" w:rsidRPr="00000000">
        <w:rPr>
          <w:rFonts w:ascii="Arial" w:cs="Arial" w:eastAsia="Arial" w:hAnsi="Arial"/>
          <w:i w:val="1"/>
          <w:iCs w:val="1"/>
          <w:sz w:val="26"/>
          <w:szCs w:val="26"/>
          <w:rtl w:val="0"/>
        </w:rPr>
        <w:t xml:space="preserve">3.4 Communications Interfaces</w:t>
      </w:r>
    </w:p>
    <w:p w:rsidR="00000000" w:rsidDel="00000000" w:rsidP="00000000" w:rsidRDefault="00000000" w:rsidRPr="00000000" w14:paraId="000000BA">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 communications must use HTTPS. Query execution requests may be sent using REST-like mechanisms.</w:t>
      </w:r>
    </w:p>
    <w:p w:rsidR="00000000" w:rsidDel="00000000" w:rsidP="00000000" w:rsidRDefault="00000000" w:rsidRPr="00000000" w14:paraId="000000BB">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before="360" w:lineRule="auto"/>
        <w:rPr>
          <w:rFonts w:ascii="Arial" w:cs="Arial" w:eastAsia="Arial" w:hAnsi="Arial"/>
          <w:i w:val="1"/>
          <w:iCs w:val="1"/>
          <w:sz w:val="34"/>
          <w:szCs w:val="34"/>
        </w:rPr>
      </w:pPr>
      <w:bookmarkStart w:colFirst="0" w:colLast="0" w:name="_heading=h.ksfg04xkolvr" w:id="32"/>
      <w:bookmarkEnd w:id="32"/>
      <w:r w:rsidDel="00000000" w:rsidR="00000000" w:rsidRPr="00000000">
        <w:rPr>
          <w:rFonts w:ascii="Arial" w:cs="Arial" w:eastAsia="Arial" w:hAnsi="Arial"/>
          <w:i w:val="1"/>
          <w:iCs w:val="1"/>
          <w:sz w:val="34"/>
          <w:szCs w:val="34"/>
          <w:rtl w:val="0"/>
        </w:rPr>
        <w:t xml:space="preserve">4. System Features</w:t>
      </w:r>
    </w:p>
    <w:p w:rsidR="00000000" w:rsidDel="00000000" w:rsidP="00000000" w:rsidRDefault="00000000" w:rsidRPr="00000000" w14:paraId="000000BD">
      <w:pPr>
        <w:pStyle w:val="Heading3"/>
        <w:spacing w:after="80" w:before="280" w:lineRule="auto"/>
        <w:rPr>
          <w:rFonts w:ascii="Arial" w:cs="Arial" w:eastAsia="Arial" w:hAnsi="Arial"/>
          <w:i w:val="1"/>
          <w:iCs w:val="1"/>
          <w:sz w:val="26"/>
          <w:szCs w:val="26"/>
        </w:rPr>
      </w:pPr>
      <w:bookmarkStart w:colFirst="0" w:colLast="0" w:name="_heading=h.8ega8f2vfunv" w:id="33"/>
      <w:bookmarkEnd w:id="33"/>
      <w:r w:rsidDel="00000000" w:rsidR="00000000" w:rsidRPr="00000000">
        <w:rPr>
          <w:rFonts w:ascii="Arial" w:cs="Arial" w:eastAsia="Arial" w:hAnsi="Arial"/>
          <w:i w:val="1"/>
          <w:iCs w:val="1"/>
          <w:sz w:val="26"/>
          <w:szCs w:val="26"/>
          <w:rtl w:val="0"/>
        </w:rPr>
        <w:t xml:space="preserve">4.1 Interactive SQL Missions</w:t>
      </w:r>
    </w:p>
    <w:p w:rsidR="00000000" w:rsidDel="00000000" w:rsidP="00000000" w:rsidRDefault="00000000" w:rsidRPr="00000000" w14:paraId="000000BE">
      <w:pPr>
        <w:pStyle w:val="Heading4"/>
        <w:keepNext w:val="0"/>
        <w:spacing w:after="40" w:lineRule="auto"/>
        <w:jc w:val="left"/>
        <w:rPr>
          <w:rFonts w:ascii="Arial" w:cs="Arial" w:eastAsia="Arial" w:hAnsi="Arial"/>
        </w:rPr>
      </w:pPr>
      <w:bookmarkStart w:colFirst="0" w:colLast="0" w:name="_heading=h.prdpdftrjamd" w:id="34"/>
      <w:bookmarkEnd w:id="34"/>
      <w:r w:rsidDel="00000000" w:rsidR="00000000" w:rsidRPr="00000000">
        <w:rPr>
          <w:rFonts w:ascii="Arial" w:cs="Arial" w:eastAsia="Arial" w:hAnsi="Arial"/>
          <w:rtl w:val="0"/>
        </w:rPr>
        <w:t xml:space="preserve">4.1.1 Description and Priority</w:t>
      </w:r>
    </w:p>
    <w:p w:rsidR="00000000" w:rsidDel="00000000" w:rsidP="00000000" w:rsidRDefault="00000000" w:rsidRPr="00000000" w14:paraId="000000BF">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feature presents detective-themed missions and tasks to the user. Each mission includes a scenario and task instructions that require a SQL-based solution.</w:t>
      </w:r>
    </w:p>
    <w:p w:rsidR="00000000" w:rsidDel="00000000" w:rsidP="00000000" w:rsidRDefault="00000000" w:rsidRPr="00000000" w14:paraId="000000C0">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w:t>
      </w:r>
    </w:p>
    <w:p w:rsidR="00000000" w:rsidDel="00000000" w:rsidP="00000000" w:rsidRDefault="00000000" w:rsidRPr="00000000" w14:paraId="000000C1">
      <w:pPr>
        <w:pStyle w:val="Heading4"/>
        <w:keepNext w:val="0"/>
        <w:spacing w:after="40" w:lineRule="auto"/>
        <w:jc w:val="left"/>
        <w:rPr>
          <w:rFonts w:ascii="Arial" w:cs="Arial" w:eastAsia="Arial" w:hAnsi="Arial"/>
        </w:rPr>
      </w:pPr>
      <w:bookmarkStart w:colFirst="0" w:colLast="0" w:name="_heading=h.4ywzmw5dlyw5" w:id="35"/>
      <w:bookmarkEnd w:id="35"/>
      <w:r w:rsidDel="00000000" w:rsidR="00000000" w:rsidRPr="00000000">
        <w:rPr>
          <w:rFonts w:ascii="Arial" w:cs="Arial" w:eastAsia="Arial" w:hAnsi="Arial"/>
          <w:rtl w:val="0"/>
        </w:rPr>
        <w:t xml:space="preserve">4.1.2 Stimulus/Response Sequences</w:t>
      </w:r>
    </w:p>
    <w:p w:rsidR="00000000" w:rsidDel="00000000" w:rsidP="00000000" w:rsidRDefault="00000000" w:rsidRPr="00000000" w14:paraId="000000C2">
      <w:pPr>
        <w:numPr>
          <w:ilvl w:val="0"/>
          <w:numId w:val="5"/>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selects or starts a level</w:t>
        <w:br w:type="textWrapping"/>
      </w:r>
    </w:p>
    <w:p w:rsidR="00000000" w:rsidDel="00000000" w:rsidP="00000000" w:rsidRDefault="00000000" w:rsidRPr="00000000" w14:paraId="000000C3">
      <w:pPr>
        <w:numPr>
          <w:ilvl w:val="0"/>
          <w:numId w:val="5"/>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Response: System displays the scenario, task instructions, and hints</w:t>
        <w:br w:type="textWrapping"/>
      </w:r>
    </w:p>
    <w:p w:rsidR="00000000" w:rsidDel="00000000" w:rsidP="00000000" w:rsidRDefault="00000000" w:rsidRPr="00000000" w14:paraId="000000C4">
      <w:pPr>
        <w:pStyle w:val="Heading4"/>
        <w:keepNext w:val="0"/>
        <w:spacing w:after="40" w:lineRule="auto"/>
        <w:jc w:val="left"/>
        <w:rPr>
          <w:rFonts w:ascii="Arial" w:cs="Arial" w:eastAsia="Arial" w:hAnsi="Arial"/>
        </w:rPr>
      </w:pPr>
      <w:bookmarkStart w:colFirst="0" w:colLast="0" w:name="_heading=h.kypq90tycd8q" w:id="36"/>
      <w:bookmarkEnd w:id="36"/>
      <w:r w:rsidDel="00000000" w:rsidR="00000000" w:rsidRPr="00000000">
        <w:rPr>
          <w:rFonts w:ascii="Arial" w:cs="Arial" w:eastAsia="Arial" w:hAnsi="Arial"/>
          <w:rtl w:val="0"/>
        </w:rPr>
        <w:t xml:space="preserve">4.1.3 Functional Requirements</w:t>
      </w:r>
    </w:p>
    <w:p w:rsidR="00000000" w:rsidDel="00000000" w:rsidP="00000000" w:rsidRDefault="00000000" w:rsidRPr="00000000" w14:paraId="000000C5">
      <w:pPr>
        <w:numPr>
          <w:ilvl w:val="0"/>
          <w:numId w:val="26"/>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REQ-1: The system shall display the mission title and scenario text.</w:t>
        <w:br w:type="textWrapping"/>
      </w:r>
    </w:p>
    <w:p w:rsidR="00000000" w:rsidDel="00000000" w:rsidP="00000000" w:rsidRDefault="00000000" w:rsidRPr="00000000" w14:paraId="000000C6">
      <w:pPr>
        <w:numPr>
          <w:ilvl w:val="0"/>
          <w:numId w:val="26"/>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REQ-2: The system shall display task instructions for the current mission.</w:t>
        <w:br w:type="textWrapping"/>
      </w:r>
    </w:p>
    <w:p w:rsidR="00000000" w:rsidDel="00000000" w:rsidP="00000000" w:rsidRDefault="00000000" w:rsidRPr="00000000" w14:paraId="000000C7">
      <w:pPr>
        <w:numPr>
          <w:ilvl w:val="0"/>
          <w:numId w:val="26"/>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REQ-3: The system shall provide task-specific hints when available.</w:t>
        <w:br w:type="textWrapping"/>
      </w:r>
    </w:p>
    <w:p w:rsidR="00000000" w:rsidDel="00000000" w:rsidP="00000000" w:rsidRDefault="00000000" w:rsidRPr="00000000" w14:paraId="000000C8">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spacing w:after="80" w:before="280" w:lineRule="auto"/>
        <w:rPr>
          <w:rFonts w:ascii="Arial" w:cs="Arial" w:eastAsia="Arial" w:hAnsi="Arial"/>
          <w:i w:val="1"/>
          <w:iCs w:val="1"/>
          <w:sz w:val="26"/>
          <w:szCs w:val="26"/>
        </w:rPr>
      </w:pPr>
      <w:bookmarkStart w:colFirst="0" w:colLast="0" w:name="_heading=h.e4r5ouxf56ft" w:id="37"/>
      <w:bookmarkEnd w:id="37"/>
      <w:r w:rsidDel="00000000" w:rsidR="00000000" w:rsidRPr="00000000">
        <w:rPr>
          <w:rFonts w:ascii="Arial" w:cs="Arial" w:eastAsia="Arial" w:hAnsi="Arial"/>
          <w:i w:val="1"/>
          <w:iCs w:val="1"/>
          <w:sz w:val="26"/>
          <w:szCs w:val="26"/>
          <w:rtl w:val="0"/>
        </w:rPr>
        <w:t xml:space="preserve">4.2 SQL Query Submission and Execution</w:t>
      </w:r>
    </w:p>
    <w:p w:rsidR="00000000" w:rsidDel="00000000" w:rsidP="00000000" w:rsidRDefault="00000000" w:rsidRPr="00000000" w14:paraId="000000CA">
      <w:pPr>
        <w:pStyle w:val="Heading4"/>
        <w:keepNext w:val="0"/>
        <w:spacing w:after="40" w:lineRule="auto"/>
        <w:jc w:val="left"/>
        <w:rPr>
          <w:rFonts w:ascii="Arial" w:cs="Arial" w:eastAsia="Arial" w:hAnsi="Arial"/>
        </w:rPr>
      </w:pPr>
      <w:bookmarkStart w:colFirst="0" w:colLast="0" w:name="_heading=h.l3wl27mou7dv" w:id="38"/>
      <w:bookmarkEnd w:id="38"/>
      <w:r w:rsidDel="00000000" w:rsidR="00000000" w:rsidRPr="00000000">
        <w:rPr>
          <w:rFonts w:ascii="Arial" w:cs="Arial" w:eastAsia="Arial" w:hAnsi="Arial"/>
          <w:rtl w:val="0"/>
        </w:rPr>
        <w:t xml:space="preserve">4.2.1 Description and Priority</w:t>
      </w:r>
    </w:p>
    <w:p w:rsidR="00000000" w:rsidDel="00000000" w:rsidP="00000000" w:rsidRDefault="00000000" w:rsidRPr="00000000" w14:paraId="000000CB">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feature allows users to submit SQL queries and receive execution results.</w:t>
      </w:r>
    </w:p>
    <w:p w:rsidR="00000000" w:rsidDel="00000000" w:rsidP="00000000" w:rsidRDefault="00000000" w:rsidRPr="00000000" w14:paraId="000000CC">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w:t>
      </w:r>
    </w:p>
    <w:p w:rsidR="00000000" w:rsidDel="00000000" w:rsidP="00000000" w:rsidRDefault="00000000" w:rsidRPr="00000000" w14:paraId="000000CD">
      <w:pPr>
        <w:pStyle w:val="Heading4"/>
        <w:keepNext w:val="0"/>
        <w:spacing w:after="40" w:lineRule="auto"/>
        <w:jc w:val="left"/>
        <w:rPr>
          <w:rFonts w:ascii="Arial" w:cs="Arial" w:eastAsia="Arial" w:hAnsi="Arial"/>
        </w:rPr>
      </w:pPr>
      <w:bookmarkStart w:colFirst="0" w:colLast="0" w:name="_heading=h.9iaks2jvav6d" w:id="39"/>
      <w:bookmarkEnd w:id="39"/>
      <w:r w:rsidDel="00000000" w:rsidR="00000000" w:rsidRPr="00000000">
        <w:rPr>
          <w:rFonts w:ascii="Arial" w:cs="Arial" w:eastAsia="Arial" w:hAnsi="Arial"/>
          <w:rtl w:val="0"/>
        </w:rPr>
        <w:t xml:space="preserve">4.2.2 Stimulus/Response Sequences</w:t>
      </w:r>
    </w:p>
    <w:p w:rsidR="00000000" w:rsidDel="00000000" w:rsidP="00000000" w:rsidRDefault="00000000" w:rsidRPr="00000000" w14:paraId="000000CE">
      <w:pPr>
        <w:numPr>
          <w:ilvl w:val="0"/>
          <w:numId w:val="28"/>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submits a SQL query</w:t>
        <w:br w:type="textWrapping"/>
      </w:r>
    </w:p>
    <w:p w:rsidR="00000000" w:rsidDel="00000000" w:rsidP="00000000" w:rsidRDefault="00000000" w:rsidRPr="00000000" w14:paraId="000000CF">
      <w:pPr>
        <w:numPr>
          <w:ilvl w:val="0"/>
          <w:numId w:val="28"/>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Response: System executes the query and returns results or errors</w:t>
        <w:br w:type="textWrapping"/>
      </w:r>
    </w:p>
    <w:p w:rsidR="00000000" w:rsidDel="00000000" w:rsidP="00000000" w:rsidRDefault="00000000" w:rsidRPr="00000000" w14:paraId="000000D0">
      <w:pPr>
        <w:pStyle w:val="Heading4"/>
        <w:keepNext w:val="0"/>
        <w:spacing w:after="40" w:lineRule="auto"/>
        <w:jc w:val="left"/>
        <w:rPr>
          <w:rFonts w:ascii="Arial" w:cs="Arial" w:eastAsia="Arial" w:hAnsi="Arial"/>
        </w:rPr>
      </w:pPr>
      <w:bookmarkStart w:colFirst="0" w:colLast="0" w:name="_heading=h.q4kz08rlwkal" w:id="40"/>
      <w:bookmarkEnd w:id="40"/>
      <w:r w:rsidDel="00000000" w:rsidR="00000000" w:rsidRPr="00000000">
        <w:rPr>
          <w:rFonts w:ascii="Arial" w:cs="Arial" w:eastAsia="Arial" w:hAnsi="Arial"/>
          <w:rtl w:val="0"/>
        </w:rPr>
        <w:t xml:space="preserve">4.2.3 Functional Requirements</w:t>
      </w:r>
    </w:p>
    <w:p w:rsidR="00000000" w:rsidDel="00000000" w:rsidP="00000000" w:rsidRDefault="00000000" w:rsidRPr="00000000" w14:paraId="000000D1">
      <w:pPr>
        <w:numPr>
          <w:ilvl w:val="0"/>
          <w:numId w:val="19"/>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REQ-4: The system shall accept SQL query input from the user.</w:t>
        <w:br w:type="textWrapping"/>
      </w:r>
    </w:p>
    <w:p w:rsidR="00000000" w:rsidDel="00000000" w:rsidP="00000000" w:rsidRDefault="00000000" w:rsidRPr="00000000" w14:paraId="000000D2">
      <w:pPr>
        <w:numPr>
          <w:ilvl w:val="0"/>
          <w:numId w:val="19"/>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REQ-5: The system shall execute the submitted query on the database.</w:t>
        <w:br w:type="textWrapping"/>
      </w:r>
    </w:p>
    <w:p w:rsidR="00000000" w:rsidDel="00000000" w:rsidP="00000000" w:rsidRDefault="00000000" w:rsidRPr="00000000" w14:paraId="000000D3">
      <w:pPr>
        <w:numPr>
          <w:ilvl w:val="0"/>
          <w:numId w:val="19"/>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REQ-6: The system shall display query results or error messages.</w:t>
        <w:br w:type="textWrapping"/>
      </w:r>
    </w:p>
    <w:p w:rsidR="00000000" w:rsidDel="00000000" w:rsidP="00000000" w:rsidRDefault="00000000" w:rsidRPr="00000000" w14:paraId="000000D4">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spacing w:after="80" w:before="280" w:lineRule="auto"/>
        <w:rPr>
          <w:rFonts w:ascii="Arial" w:cs="Arial" w:eastAsia="Arial" w:hAnsi="Arial"/>
          <w:i w:val="1"/>
          <w:iCs w:val="1"/>
          <w:sz w:val="26"/>
          <w:szCs w:val="26"/>
        </w:rPr>
      </w:pPr>
      <w:bookmarkStart w:colFirst="0" w:colLast="0" w:name="_heading=h.8ub4aesjahun" w:id="41"/>
      <w:bookmarkEnd w:id="41"/>
      <w:r w:rsidDel="00000000" w:rsidR="00000000" w:rsidRPr="00000000">
        <w:rPr>
          <w:rFonts w:ascii="Arial" w:cs="Arial" w:eastAsia="Arial" w:hAnsi="Arial"/>
          <w:i w:val="1"/>
          <w:iCs w:val="1"/>
          <w:sz w:val="26"/>
          <w:szCs w:val="26"/>
          <w:rtl w:val="0"/>
        </w:rPr>
        <w:t xml:space="preserve">4.3 Validation and Feedback</w:t>
      </w:r>
    </w:p>
    <w:p w:rsidR="00000000" w:rsidDel="00000000" w:rsidP="00000000" w:rsidRDefault="00000000" w:rsidRPr="00000000" w14:paraId="000000D6">
      <w:pPr>
        <w:pStyle w:val="Heading4"/>
        <w:keepNext w:val="0"/>
        <w:spacing w:after="40" w:lineRule="auto"/>
        <w:jc w:val="left"/>
        <w:rPr>
          <w:rFonts w:ascii="Arial" w:cs="Arial" w:eastAsia="Arial" w:hAnsi="Arial"/>
        </w:rPr>
      </w:pPr>
      <w:bookmarkStart w:colFirst="0" w:colLast="0" w:name="_heading=h.ip9ciph4c6r1" w:id="42"/>
      <w:bookmarkEnd w:id="42"/>
      <w:r w:rsidDel="00000000" w:rsidR="00000000" w:rsidRPr="00000000">
        <w:rPr>
          <w:rFonts w:ascii="Arial" w:cs="Arial" w:eastAsia="Arial" w:hAnsi="Arial"/>
          <w:rtl w:val="0"/>
        </w:rPr>
        <w:t xml:space="preserve">4.3.1 Description and Priority</w:t>
      </w:r>
    </w:p>
    <w:p w:rsidR="00000000" w:rsidDel="00000000" w:rsidP="00000000" w:rsidRDefault="00000000" w:rsidRPr="00000000" w14:paraId="000000D7">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feature validates query results and provides feedback to the user.</w:t>
      </w:r>
    </w:p>
    <w:p w:rsidR="00000000" w:rsidDel="00000000" w:rsidP="00000000" w:rsidRDefault="00000000" w:rsidRPr="00000000" w14:paraId="000000D8">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High</w:t>
      </w:r>
    </w:p>
    <w:p w:rsidR="00000000" w:rsidDel="00000000" w:rsidP="00000000" w:rsidRDefault="00000000" w:rsidRPr="00000000" w14:paraId="000000D9">
      <w:pPr>
        <w:pStyle w:val="Heading4"/>
        <w:keepNext w:val="0"/>
        <w:spacing w:after="40" w:lineRule="auto"/>
        <w:jc w:val="left"/>
        <w:rPr>
          <w:rFonts w:ascii="Arial" w:cs="Arial" w:eastAsia="Arial" w:hAnsi="Arial"/>
        </w:rPr>
      </w:pPr>
      <w:bookmarkStart w:colFirst="0" w:colLast="0" w:name="_heading=h.gxacyg263kbc" w:id="43"/>
      <w:bookmarkEnd w:id="43"/>
      <w:r w:rsidDel="00000000" w:rsidR="00000000" w:rsidRPr="00000000">
        <w:rPr>
          <w:rFonts w:ascii="Arial" w:cs="Arial" w:eastAsia="Arial" w:hAnsi="Arial"/>
          <w:rtl w:val="0"/>
        </w:rPr>
        <w:t xml:space="preserve">4.3.2 Stimulus/Response Sequences</w:t>
      </w:r>
    </w:p>
    <w:p w:rsidR="00000000" w:rsidDel="00000000" w:rsidP="00000000" w:rsidRDefault="00000000" w:rsidRPr="00000000" w14:paraId="000000DA">
      <w:pPr>
        <w:numPr>
          <w:ilvl w:val="0"/>
          <w:numId w:val="9"/>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Query execution completes</w:t>
        <w:br w:type="textWrapping"/>
      </w:r>
    </w:p>
    <w:p w:rsidR="00000000" w:rsidDel="00000000" w:rsidP="00000000" w:rsidRDefault="00000000" w:rsidRPr="00000000" w14:paraId="000000DB">
      <w:pPr>
        <w:numPr>
          <w:ilvl w:val="0"/>
          <w:numId w:val="9"/>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Response: System validates results and generates feedback</w:t>
        <w:br w:type="textWrapping"/>
      </w:r>
    </w:p>
    <w:p w:rsidR="00000000" w:rsidDel="00000000" w:rsidP="00000000" w:rsidRDefault="00000000" w:rsidRPr="00000000" w14:paraId="000000DC">
      <w:pPr>
        <w:pStyle w:val="Heading4"/>
        <w:keepNext w:val="0"/>
        <w:spacing w:after="40" w:lineRule="auto"/>
        <w:jc w:val="left"/>
        <w:rPr>
          <w:rFonts w:ascii="Arial" w:cs="Arial" w:eastAsia="Arial" w:hAnsi="Arial"/>
        </w:rPr>
      </w:pPr>
      <w:bookmarkStart w:colFirst="0" w:colLast="0" w:name="_heading=h.t4c05k20u6r5" w:id="44"/>
      <w:bookmarkEnd w:id="44"/>
      <w:r w:rsidDel="00000000" w:rsidR="00000000" w:rsidRPr="00000000">
        <w:rPr>
          <w:rFonts w:ascii="Arial" w:cs="Arial" w:eastAsia="Arial" w:hAnsi="Arial"/>
          <w:rtl w:val="0"/>
        </w:rPr>
        <w:t xml:space="preserve">4.3.3 Functional Requirements</w:t>
      </w:r>
    </w:p>
    <w:p w:rsidR="00000000" w:rsidDel="00000000" w:rsidP="00000000" w:rsidRDefault="00000000" w:rsidRPr="00000000" w14:paraId="000000DD">
      <w:pPr>
        <w:numPr>
          <w:ilvl w:val="0"/>
          <w:numId w:val="4"/>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REQ-7: The system shall compare query results with expected results.</w:t>
        <w:br w:type="textWrapping"/>
      </w:r>
    </w:p>
    <w:p w:rsidR="00000000" w:rsidDel="00000000" w:rsidP="00000000" w:rsidRDefault="00000000" w:rsidRPr="00000000" w14:paraId="000000DE">
      <w:pPr>
        <w:numPr>
          <w:ilvl w:val="0"/>
          <w:numId w:val="4"/>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REQ-8: The system shall generate feedback indicating correctness.</w:t>
        <w:br w:type="textWrapping"/>
      </w:r>
    </w:p>
    <w:p w:rsidR="00000000" w:rsidDel="00000000" w:rsidP="00000000" w:rsidRDefault="00000000" w:rsidRPr="00000000" w14:paraId="000000DF">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spacing w:after="80" w:before="280" w:lineRule="auto"/>
        <w:rPr>
          <w:rFonts w:ascii="Arial" w:cs="Arial" w:eastAsia="Arial" w:hAnsi="Arial"/>
          <w:i w:val="1"/>
          <w:iCs w:val="1"/>
          <w:sz w:val="26"/>
          <w:szCs w:val="26"/>
        </w:rPr>
      </w:pPr>
      <w:bookmarkStart w:colFirst="0" w:colLast="0" w:name="_heading=h.cnq5wr8d4kk" w:id="45"/>
      <w:bookmarkEnd w:id="45"/>
      <w:r w:rsidDel="00000000" w:rsidR="00000000" w:rsidRPr="00000000">
        <w:rPr>
          <w:rFonts w:ascii="Arial" w:cs="Arial" w:eastAsia="Arial" w:hAnsi="Arial"/>
          <w:i w:val="1"/>
          <w:iCs w:val="1"/>
          <w:sz w:val="26"/>
          <w:szCs w:val="26"/>
          <w:rtl w:val="0"/>
        </w:rPr>
        <w:t xml:space="preserve">4.4 Progress (Level Advancement)</w:t>
      </w:r>
    </w:p>
    <w:p w:rsidR="00000000" w:rsidDel="00000000" w:rsidP="00000000" w:rsidRDefault="00000000" w:rsidRPr="00000000" w14:paraId="000000E1">
      <w:pPr>
        <w:pStyle w:val="Heading4"/>
        <w:keepNext w:val="0"/>
        <w:spacing w:after="40" w:lineRule="auto"/>
        <w:jc w:val="left"/>
        <w:rPr>
          <w:rFonts w:ascii="Arial" w:cs="Arial" w:eastAsia="Arial" w:hAnsi="Arial"/>
        </w:rPr>
      </w:pPr>
      <w:bookmarkStart w:colFirst="0" w:colLast="0" w:name="_heading=h.8v7u8vdgroer" w:id="46"/>
      <w:bookmarkEnd w:id="46"/>
      <w:r w:rsidDel="00000000" w:rsidR="00000000" w:rsidRPr="00000000">
        <w:rPr>
          <w:rFonts w:ascii="Arial" w:cs="Arial" w:eastAsia="Arial" w:hAnsi="Arial"/>
          <w:rtl w:val="0"/>
        </w:rPr>
        <w:t xml:space="preserve">4.4.1 Description and Priority</w:t>
      </w:r>
    </w:p>
    <w:p w:rsidR="00000000" w:rsidDel="00000000" w:rsidP="00000000" w:rsidRDefault="00000000" w:rsidRPr="00000000" w14:paraId="000000E2">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feature manages user progression through levels.</w:t>
      </w:r>
    </w:p>
    <w:p w:rsidR="00000000" w:rsidDel="00000000" w:rsidP="00000000" w:rsidRDefault="00000000" w:rsidRPr="00000000" w14:paraId="000000E3">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Medium</w:t>
      </w:r>
    </w:p>
    <w:p w:rsidR="00000000" w:rsidDel="00000000" w:rsidP="00000000" w:rsidRDefault="00000000" w:rsidRPr="00000000" w14:paraId="000000E4">
      <w:pPr>
        <w:pStyle w:val="Heading4"/>
        <w:keepNext w:val="0"/>
        <w:spacing w:after="40" w:lineRule="auto"/>
        <w:jc w:val="left"/>
        <w:rPr>
          <w:rFonts w:ascii="Arial" w:cs="Arial" w:eastAsia="Arial" w:hAnsi="Arial"/>
        </w:rPr>
      </w:pPr>
      <w:bookmarkStart w:colFirst="0" w:colLast="0" w:name="_heading=h.m18ht4bozv5" w:id="47"/>
      <w:bookmarkEnd w:id="47"/>
      <w:r w:rsidDel="00000000" w:rsidR="00000000" w:rsidRPr="00000000">
        <w:rPr>
          <w:rFonts w:ascii="Arial" w:cs="Arial" w:eastAsia="Arial" w:hAnsi="Arial"/>
          <w:rtl w:val="0"/>
        </w:rPr>
        <w:t xml:space="preserve">4.4.2 Stimulus/Response Sequences</w:t>
      </w:r>
    </w:p>
    <w:p w:rsidR="00000000" w:rsidDel="00000000" w:rsidP="00000000" w:rsidRDefault="00000000" w:rsidRPr="00000000" w14:paraId="000000E5">
      <w:pPr>
        <w:numPr>
          <w:ilvl w:val="0"/>
          <w:numId w:val="13"/>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Task is solved correctly</w:t>
        <w:br w:type="textWrapping"/>
      </w:r>
    </w:p>
    <w:p w:rsidR="00000000" w:rsidDel="00000000" w:rsidP="00000000" w:rsidRDefault="00000000" w:rsidRPr="00000000" w14:paraId="000000E6">
      <w:pPr>
        <w:numPr>
          <w:ilvl w:val="0"/>
          <w:numId w:val="13"/>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Response: System updates progress and loads the next level if available</w:t>
        <w:br w:type="textWrapping"/>
      </w:r>
    </w:p>
    <w:p w:rsidR="00000000" w:rsidDel="00000000" w:rsidP="00000000" w:rsidRDefault="00000000" w:rsidRPr="00000000" w14:paraId="000000E7">
      <w:pPr>
        <w:pStyle w:val="Heading4"/>
        <w:keepNext w:val="0"/>
        <w:spacing w:after="40" w:lineRule="auto"/>
        <w:jc w:val="left"/>
        <w:rPr>
          <w:rFonts w:ascii="Arial" w:cs="Arial" w:eastAsia="Arial" w:hAnsi="Arial"/>
        </w:rPr>
      </w:pPr>
      <w:bookmarkStart w:colFirst="0" w:colLast="0" w:name="_heading=h.az5fu6ambopx" w:id="48"/>
      <w:bookmarkEnd w:id="48"/>
      <w:r w:rsidDel="00000000" w:rsidR="00000000" w:rsidRPr="00000000">
        <w:rPr>
          <w:rFonts w:ascii="Arial" w:cs="Arial" w:eastAsia="Arial" w:hAnsi="Arial"/>
          <w:rtl w:val="0"/>
        </w:rPr>
        <w:t xml:space="preserve">4.4.3 Functional Requirements</w:t>
      </w:r>
    </w:p>
    <w:p w:rsidR="00000000" w:rsidDel="00000000" w:rsidP="00000000" w:rsidRDefault="00000000" w:rsidRPr="00000000" w14:paraId="000000E8">
      <w:pPr>
        <w:numPr>
          <w:ilvl w:val="0"/>
          <w:numId w:val="12"/>
        </w:numPr>
        <w:spacing w:after="48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REQ-9: The system shall update the user’s current level after successful task completion.</w:t>
        <w:br w:type="textWrapping"/>
      </w:r>
    </w:p>
    <w:p w:rsidR="00000000" w:rsidDel="00000000" w:rsidP="00000000" w:rsidRDefault="00000000" w:rsidRPr="00000000" w14:paraId="000000E9">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spacing w:after="80" w:before="280" w:lineRule="auto"/>
        <w:rPr>
          <w:rFonts w:ascii="Arial" w:cs="Arial" w:eastAsia="Arial" w:hAnsi="Arial"/>
          <w:i w:val="1"/>
          <w:iCs w:val="1"/>
          <w:sz w:val="26"/>
          <w:szCs w:val="26"/>
        </w:rPr>
      </w:pPr>
      <w:bookmarkStart w:colFirst="0" w:colLast="0" w:name="_heading=h.ldduzvgwxg83" w:id="49"/>
      <w:bookmarkEnd w:id="49"/>
      <w:r w:rsidDel="00000000" w:rsidR="00000000" w:rsidRPr="00000000">
        <w:rPr>
          <w:rFonts w:ascii="Arial" w:cs="Arial" w:eastAsia="Arial" w:hAnsi="Arial"/>
          <w:i w:val="1"/>
          <w:iCs w:val="1"/>
          <w:sz w:val="26"/>
          <w:szCs w:val="26"/>
          <w:rtl w:val="0"/>
        </w:rPr>
        <w:t xml:space="preserve">4.5 Query History</w:t>
      </w:r>
    </w:p>
    <w:p w:rsidR="00000000" w:rsidDel="00000000" w:rsidP="00000000" w:rsidRDefault="00000000" w:rsidRPr="00000000" w14:paraId="000000EB">
      <w:pPr>
        <w:pStyle w:val="Heading4"/>
        <w:keepNext w:val="0"/>
        <w:spacing w:after="40" w:lineRule="auto"/>
        <w:jc w:val="left"/>
        <w:rPr>
          <w:rFonts w:ascii="Arial" w:cs="Arial" w:eastAsia="Arial" w:hAnsi="Arial"/>
        </w:rPr>
      </w:pPr>
      <w:bookmarkStart w:colFirst="0" w:colLast="0" w:name="_heading=h.4timeo95w5k8" w:id="50"/>
      <w:bookmarkEnd w:id="50"/>
      <w:r w:rsidDel="00000000" w:rsidR="00000000" w:rsidRPr="00000000">
        <w:rPr>
          <w:rFonts w:ascii="Arial" w:cs="Arial" w:eastAsia="Arial" w:hAnsi="Arial"/>
          <w:rtl w:val="0"/>
        </w:rPr>
        <w:t xml:space="preserve">4.5.1 Description and Priority</w:t>
      </w:r>
    </w:p>
    <w:p w:rsidR="00000000" w:rsidDel="00000000" w:rsidP="00000000" w:rsidRDefault="00000000" w:rsidRPr="00000000" w14:paraId="000000EC">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feature records and displays previously submitted queries.</w:t>
      </w:r>
    </w:p>
    <w:p w:rsidR="00000000" w:rsidDel="00000000" w:rsidP="00000000" w:rsidRDefault="00000000" w:rsidRPr="00000000" w14:paraId="000000ED">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Medium</w:t>
      </w:r>
    </w:p>
    <w:p w:rsidR="00000000" w:rsidDel="00000000" w:rsidP="00000000" w:rsidRDefault="00000000" w:rsidRPr="00000000" w14:paraId="000000EE">
      <w:pPr>
        <w:pStyle w:val="Heading4"/>
        <w:keepNext w:val="0"/>
        <w:spacing w:after="40" w:lineRule="auto"/>
        <w:jc w:val="left"/>
        <w:rPr>
          <w:rFonts w:ascii="Arial" w:cs="Arial" w:eastAsia="Arial" w:hAnsi="Arial"/>
        </w:rPr>
      </w:pPr>
      <w:bookmarkStart w:colFirst="0" w:colLast="0" w:name="_heading=h.2u0s0wtv7kdp" w:id="51"/>
      <w:bookmarkEnd w:id="51"/>
      <w:r w:rsidDel="00000000" w:rsidR="00000000" w:rsidRPr="00000000">
        <w:rPr>
          <w:rFonts w:ascii="Arial" w:cs="Arial" w:eastAsia="Arial" w:hAnsi="Arial"/>
          <w:rtl w:val="0"/>
        </w:rPr>
        <w:t xml:space="preserve">4.5.2 Stimulus/Response Sequences</w:t>
      </w:r>
    </w:p>
    <w:p w:rsidR="00000000" w:rsidDel="00000000" w:rsidP="00000000" w:rsidRDefault="00000000" w:rsidRPr="00000000" w14:paraId="000000EF">
      <w:pPr>
        <w:numPr>
          <w:ilvl w:val="0"/>
          <w:numId w:val="24"/>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submits a query</w:t>
        <w:br w:type="textWrapping"/>
      </w:r>
    </w:p>
    <w:p w:rsidR="00000000" w:rsidDel="00000000" w:rsidP="00000000" w:rsidRDefault="00000000" w:rsidRPr="00000000" w14:paraId="000000F0">
      <w:pPr>
        <w:numPr>
          <w:ilvl w:val="0"/>
          <w:numId w:val="24"/>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Response: System stores and displays the query in history</w:t>
        <w:br w:type="textWrapping"/>
      </w:r>
    </w:p>
    <w:p w:rsidR="00000000" w:rsidDel="00000000" w:rsidP="00000000" w:rsidRDefault="00000000" w:rsidRPr="00000000" w14:paraId="000000F1">
      <w:pPr>
        <w:pStyle w:val="Heading4"/>
        <w:keepNext w:val="0"/>
        <w:spacing w:after="40" w:lineRule="auto"/>
        <w:jc w:val="left"/>
        <w:rPr>
          <w:rFonts w:ascii="Arial" w:cs="Arial" w:eastAsia="Arial" w:hAnsi="Arial"/>
        </w:rPr>
      </w:pPr>
      <w:bookmarkStart w:colFirst="0" w:colLast="0" w:name="_heading=h.vwjdywxu2jed" w:id="52"/>
      <w:bookmarkEnd w:id="52"/>
      <w:r w:rsidDel="00000000" w:rsidR="00000000" w:rsidRPr="00000000">
        <w:rPr>
          <w:rFonts w:ascii="Arial" w:cs="Arial" w:eastAsia="Arial" w:hAnsi="Arial"/>
          <w:rtl w:val="0"/>
        </w:rPr>
        <w:t xml:space="preserve">4.5.3 Functional Requirements</w:t>
      </w:r>
    </w:p>
    <w:p w:rsidR="00000000" w:rsidDel="00000000" w:rsidP="00000000" w:rsidRDefault="00000000" w:rsidRPr="00000000" w14:paraId="000000F2">
      <w:pPr>
        <w:numPr>
          <w:ilvl w:val="0"/>
          <w:numId w:val="21"/>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REQ-10: The system shall store submitted queries.</w:t>
        <w:br w:type="textWrapping"/>
      </w:r>
    </w:p>
    <w:p w:rsidR="00000000" w:rsidDel="00000000" w:rsidP="00000000" w:rsidRDefault="00000000" w:rsidRPr="00000000" w14:paraId="000000F3">
      <w:pPr>
        <w:numPr>
          <w:ilvl w:val="0"/>
          <w:numId w:val="21"/>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REQ-11: The system shall display stored queries in the Query History tab.</w:t>
        <w:br w:type="textWrapping"/>
      </w:r>
    </w:p>
    <w:p w:rsidR="00000000" w:rsidDel="00000000" w:rsidP="00000000" w:rsidRDefault="00000000" w:rsidRPr="00000000" w14:paraId="000000F4">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spacing w:after="80" w:before="280" w:lineRule="auto"/>
        <w:rPr>
          <w:rFonts w:ascii="Arial" w:cs="Arial" w:eastAsia="Arial" w:hAnsi="Arial"/>
          <w:i w:val="1"/>
          <w:iCs w:val="1"/>
          <w:sz w:val="26"/>
          <w:szCs w:val="26"/>
        </w:rPr>
      </w:pPr>
      <w:bookmarkStart w:colFirst="0" w:colLast="0" w:name="_heading=h.nq7x7vm0rda3" w:id="53"/>
      <w:bookmarkEnd w:id="53"/>
      <w:r w:rsidDel="00000000" w:rsidR="00000000" w:rsidRPr="00000000">
        <w:rPr>
          <w:rFonts w:ascii="Arial" w:cs="Arial" w:eastAsia="Arial" w:hAnsi="Arial"/>
          <w:i w:val="1"/>
          <w:iCs w:val="1"/>
          <w:sz w:val="26"/>
          <w:szCs w:val="26"/>
          <w:rtl w:val="0"/>
        </w:rPr>
        <w:t xml:space="preserve">4.6 Database Viewer</w:t>
      </w:r>
    </w:p>
    <w:p w:rsidR="00000000" w:rsidDel="00000000" w:rsidP="00000000" w:rsidRDefault="00000000" w:rsidRPr="00000000" w14:paraId="000000F6">
      <w:pPr>
        <w:pStyle w:val="Heading4"/>
        <w:keepNext w:val="0"/>
        <w:spacing w:after="40" w:lineRule="auto"/>
        <w:jc w:val="left"/>
        <w:rPr>
          <w:rFonts w:ascii="Arial" w:cs="Arial" w:eastAsia="Arial" w:hAnsi="Arial"/>
        </w:rPr>
      </w:pPr>
      <w:bookmarkStart w:colFirst="0" w:colLast="0" w:name="_heading=h.guhi8anlhymd" w:id="54"/>
      <w:bookmarkEnd w:id="54"/>
      <w:r w:rsidDel="00000000" w:rsidR="00000000" w:rsidRPr="00000000">
        <w:rPr>
          <w:rFonts w:ascii="Arial" w:cs="Arial" w:eastAsia="Arial" w:hAnsi="Arial"/>
          <w:rtl w:val="0"/>
        </w:rPr>
        <w:t xml:space="preserve">4.6.1 Description and Priority</w:t>
      </w:r>
    </w:p>
    <w:p w:rsidR="00000000" w:rsidDel="00000000" w:rsidP="00000000" w:rsidRDefault="00000000" w:rsidRPr="00000000" w14:paraId="000000F7">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This feature allows users to view database tables relevant to the task.</w:t>
      </w:r>
    </w:p>
    <w:p w:rsidR="00000000" w:rsidDel="00000000" w:rsidP="00000000" w:rsidRDefault="00000000" w:rsidRPr="00000000" w14:paraId="000000F8">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Priority: Medium</w:t>
      </w:r>
    </w:p>
    <w:p w:rsidR="00000000" w:rsidDel="00000000" w:rsidP="00000000" w:rsidRDefault="00000000" w:rsidRPr="00000000" w14:paraId="000000F9">
      <w:pPr>
        <w:pStyle w:val="Heading4"/>
        <w:keepNext w:val="0"/>
        <w:spacing w:after="40" w:lineRule="auto"/>
        <w:jc w:val="left"/>
        <w:rPr>
          <w:rFonts w:ascii="Arial" w:cs="Arial" w:eastAsia="Arial" w:hAnsi="Arial"/>
        </w:rPr>
      </w:pPr>
      <w:bookmarkStart w:colFirst="0" w:colLast="0" w:name="_heading=h.urm2fbk94w5g" w:id="55"/>
      <w:bookmarkEnd w:id="55"/>
      <w:r w:rsidDel="00000000" w:rsidR="00000000" w:rsidRPr="00000000">
        <w:rPr>
          <w:rFonts w:ascii="Arial" w:cs="Arial" w:eastAsia="Arial" w:hAnsi="Arial"/>
          <w:rtl w:val="0"/>
        </w:rPr>
        <w:t xml:space="preserve">4.6.2 Stimulus/Response Sequences</w:t>
      </w:r>
    </w:p>
    <w:p w:rsidR="00000000" w:rsidDel="00000000" w:rsidP="00000000" w:rsidRDefault="00000000" w:rsidRPr="00000000" w14:paraId="000000FA">
      <w:pPr>
        <w:numPr>
          <w:ilvl w:val="0"/>
          <w:numId w:val="27"/>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Stimulus: User selects the Database tab</w:t>
        <w:br w:type="textWrapping"/>
      </w:r>
    </w:p>
    <w:p w:rsidR="00000000" w:rsidDel="00000000" w:rsidP="00000000" w:rsidRDefault="00000000" w:rsidRPr="00000000" w14:paraId="000000FB">
      <w:pPr>
        <w:numPr>
          <w:ilvl w:val="0"/>
          <w:numId w:val="27"/>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Response: System displays table schema or sample data</w:t>
        <w:br w:type="textWrapping"/>
      </w:r>
    </w:p>
    <w:p w:rsidR="00000000" w:rsidDel="00000000" w:rsidP="00000000" w:rsidRDefault="00000000" w:rsidRPr="00000000" w14:paraId="000000FC">
      <w:pPr>
        <w:pStyle w:val="Heading4"/>
        <w:keepNext w:val="0"/>
        <w:spacing w:after="40" w:lineRule="auto"/>
        <w:jc w:val="left"/>
        <w:rPr>
          <w:rFonts w:ascii="Arial" w:cs="Arial" w:eastAsia="Arial" w:hAnsi="Arial"/>
        </w:rPr>
      </w:pPr>
      <w:bookmarkStart w:colFirst="0" w:colLast="0" w:name="_heading=h.3rwrmxv4g671" w:id="56"/>
      <w:bookmarkEnd w:id="56"/>
      <w:r w:rsidDel="00000000" w:rsidR="00000000" w:rsidRPr="00000000">
        <w:rPr>
          <w:rFonts w:ascii="Arial" w:cs="Arial" w:eastAsia="Arial" w:hAnsi="Arial"/>
          <w:rtl w:val="0"/>
        </w:rPr>
        <w:t xml:space="preserve">4.6.3 Functional Requirements</w:t>
      </w:r>
    </w:p>
    <w:p w:rsidR="00000000" w:rsidDel="00000000" w:rsidP="00000000" w:rsidRDefault="00000000" w:rsidRPr="00000000" w14:paraId="000000FD">
      <w:pPr>
        <w:numPr>
          <w:ilvl w:val="0"/>
          <w:numId w:val="6"/>
        </w:numPr>
        <w:spacing w:after="48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REQ-12: The system shall display database tables to the user.</w:t>
        <w:br w:type="textWrapping"/>
      </w:r>
    </w:p>
    <w:p w:rsidR="00000000" w:rsidDel="00000000" w:rsidP="00000000" w:rsidRDefault="00000000" w:rsidRPr="00000000" w14:paraId="000000FE">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before="360" w:lineRule="auto"/>
        <w:rPr>
          <w:rFonts w:ascii="Arial" w:cs="Arial" w:eastAsia="Arial" w:hAnsi="Arial"/>
          <w:i w:val="1"/>
          <w:iCs w:val="1"/>
          <w:sz w:val="34"/>
          <w:szCs w:val="34"/>
        </w:rPr>
      </w:pPr>
      <w:bookmarkStart w:colFirst="0" w:colLast="0" w:name="_heading=h.s7hqf4p75ra1" w:id="57"/>
      <w:bookmarkEnd w:id="57"/>
      <w:r w:rsidDel="00000000" w:rsidR="00000000" w:rsidRPr="00000000">
        <w:rPr>
          <w:rFonts w:ascii="Arial" w:cs="Arial" w:eastAsia="Arial" w:hAnsi="Arial"/>
          <w:i w:val="1"/>
          <w:iCs w:val="1"/>
          <w:sz w:val="34"/>
          <w:szCs w:val="34"/>
          <w:rtl w:val="0"/>
        </w:rPr>
        <w:t xml:space="preserve">5. Other Nonfunctional Requirements</w:t>
      </w:r>
    </w:p>
    <w:p w:rsidR="00000000" w:rsidDel="00000000" w:rsidP="00000000" w:rsidRDefault="00000000" w:rsidRPr="00000000" w14:paraId="00000100">
      <w:pPr>
        <w:pStyle w:val="Heading3"/>
        <w:spacing w:after="80" w:before="280" w:lineRule="auto"/>
        <w:rPr>
          <w:rFonts w:ascii="Arial" w:cs="Arial" w:eastAsia="Arial" w:hAnsi="Arial"/>
          <w:i w:val="1"/>
          <w:iCs w:val="1"/>
          <w:sz w:val="26"/>
          <w:szCs w:val="26"/>
        </w:rPr>
      </w:pPr>
      <w:bookmarkStart w:colFirst="0" w:colLast="0" w:name="_heading=h.g8y233igsriu" w:id="58"/>
      <w:bookmarkEnd w:id="58"/>
      <w:r w:rsidDel="00000000" w:rsidR="00000000" w:rsidRPr="00000000">
        <w:rPr>
          <w:rFonts w:ascii="Arial" w:cs="Arial" w:eastAsia="Arial" w:hAnsi="Arial"/>
          <w:i w:val="1"/>
          <w:iCs w:val="1"/>
          <w:sz w:val="26"/>
          <w:szCs w:val="26"/>
          <w:rtl w:val="0"/>
        </w:rPr>
        <w:t xml:space="preserve">5.1 Performance Requirements</w:t>
      </w:r>
    </w:p>
    <w:p w:rsidR="00000000" w:rsidDel="00000000" w:rsidP="00000000" w:rsidRDefault="00000000" w:rsidRPr="00000000" w14:paraId="00000101">
      <w:pPr>
        <w:numPr>
          <w:ilvl w:val="0"/>
          <w:numId w:val="15"/>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Page load time shall not exceed 3 seconds.</w:t>
        <w:br w:type="textWrapping"/>
      </w:r>
    </w:p>
    <w:p w:rsidR="00000000" w:rsidDel="00000000" w:rsidP="00000000" w:rsidRDefault="00000000" w:rsidRPr="00000000" w14:paraId="00000102">
      <w:pPr>
        <w:numPr>
          <w:ilvl w:val="0"/>
          <w:numId w:val="15"/>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Query execution response time shall not exceed 1 second under normal load.</w:t>
        <w:br w:type="textWrapping"/>
      </w:r>
    </w:p>
    <w:p w:rsidR="00000000" w:rsidDel="00000000" w:rsidP="00000000" w:rsidRDefault="00000000" w:rsidRPr="00000000" w14:paraId="00000103">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spacing w:after="80" w:before="280" w:lineRule="auto"/>
        <w:rPr>
          <w:rFonts w:ascii="Arial" w:cs="Arial" w:eastAsia="Arial" w:hAnsi="Arial"/>
          <w:i w:val="1"/>
          <w:iCs w:val="1"/>
          <w:sz w:val="26"/>
          <w:szCs w:val="26"/>
        </w:rPr>
      </w:pPr>
      <w:bookmarkStart w:colFirst="0" w:colLast="0" w:name="_heading=h.ehmw3nbuho2w" w:id="59"/>
      <w:bookmarkEnd w:id="59"/>
      <w:r w:rsidDel="00000000" w:rsidR="00000000" w:rsidRPr="00000000">
        <w:rPr>
          <w:rFonts w:ascii="Arial" w:cs="Arial" w:eastAsia="Arial" w:hAnsi="Arial"/>
          <w:i w:val="1"/>
          <w:iCs w:val="1"/>
          <w:sz w:val="26"/>
          <w:szCs w:val="26"/>
          <w:rtl w:val="0"/>
        </w:rPr>
        <w:t xml:space="preserve">5.2 Safety Requirements</w:t>
      </w:r>
    </w:p>
    <w:p w:rsidR="00000000" w:rsidDel="00000000" w:rsidP="00000000" w:rsidRDefault="00000000" w:rsidRPr="00000000" w14:paraId="00000105">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system shall handle errors safely and prevent data corruption.</w:t>
      </w:r>
    </w:p>
    <w:p w:rsidR="00000000" w:rsidDel="00000000" w:rsidP="00000000" w:rsidRDefault="00000000" w:rsidRPr="00000000" w14:paraId="00000106">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spacing w:after="80" w:before="280" w:lineRule="auto"/>
        <w:rPr>
          <w:rFonts w:ascii="Arial" w:cs="Arial" w:eastAsia="Arial" w:hAnsi="Arial"/>
          <w:i w:val="1"/>
          <w:iCs w:val="1"/>
          <w:sz w:val="26"/>
          <w:szCs w:val="26"/>
        </w:rPr>
      </w:pPr>
      <w:bookmarkStart w:colFirst="0" w:colLast="0" w:name="_heading=h.1dgasfnv2agf" w:id="60"/>
      <w:bookmarkEnd w:id="60"/>
      <w:r w:rsidDel="00000000" w:rsidR="00000000" w:rsidRPr="00000000">
        <w:rPr>
          <w:rFonts w:ascii="Arial" w:cs="Arial" w:eastAsia="Arial" w:hAnsi="Arial"/>
          <w:i w:val="1"/>
          <w:iCs w:val="1"/>
          <w:sz w:val="26"/>
          <w:szCs w:val="26"/>
          <w:rtl w:val="0"/>
        </w:rPr>
        <w:t xml:space="preserve">5.3 Security Requirements</w:t>
      </w:r>
    </w:p>
    <w:p w:rsidR="00000000" w:rsidDel="00000000" w:rsidP="00000000" w:rsidRDefault="00000000" w:rsidRPr="00000000" w14:paraId="00000108">
      <w:pPr>
        <w:numPr>
          <w:ilvl w:val="0"/>
          <w:numId w:val="22"/>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All communications shall use HTTPS.</w:t>
        <w:br w:type="textWrapping"/>
      </w:r>
    </w:p>
    <w:p w:rsidR="00000000" w:rsidDel="00000000" w:rsidP="00000000" w:rsidRDefault="00000000" w:rsidRPr="00000000" w14:paraId="00000109">
      <w:pPr>
        <w:numPr>
          <w:ilvl w:val="0"/>
          <w:numId w:val="22"/>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system shall restrict SQL operations to prevent malicious queries.</w:t>
        <w:br w:type="textWrapping"/>
      </w:r>
    </w:p>
    <w:p w:rsidR="00000000" w:rsidDel="00000000" w:rsidP="00000000" w:rsidRDefault="00000000" w:rsidRPr="00000000" w14:paraId="0000010A">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spacing w:after="80" w:before="280" w:lineRule="auto"/>
        <w:rPr>
          <w:rFonts w:ascii="Arial" w:cs="Arial" w:eastAsia="Arial" w:hAnsi="Arial"/>
          <w:i w:val="1"/>
          <w:iCs w:val="1"/>
          <w:sz w:val="26"/>
          <w:szCs w:val="26"/>
        </w:rPr>
      </w:pPr>
      <w:bookmarkStart w:colFirst="0" w:colLast="0" w:name="_heading=h.ly3mwok8o7rk" w:id="61"/>
      <w:bookmarkEnd w:id="61"/>
      <w:r w:rsidDel="00000000" w:rsidR="00000000" w:rsidRPr="00000000">
        <w:rPr>
          <w:rFonts w:ascii="Arial" w:cs="Arial" w:eastAsia="Arial" w:hAnsi="Arial"/>
          <w:i w:val="1"/>
          <w:iCs w:val="1"/>
          <w:sz w:val="26"/>
          <w:szCs w:val="26"/>
          <w:rtl w:val="0"/>
        </w:rPr>
        <w:t xml:space="preserve">5.4 Software Quality Attributes</w:t>
      </w:r>
    </w:p>
    <w:p w:rsidR="00000000" w:rsidDel="00000000" w:rsidP="00000000" w:rsidRDefault="00000000" w:rsidRPr="00000000" w14:paraId="0000010C">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Key quality attributes include usability, reliability, maintainability, and portability.</w:t>
      </w:r>
    </w:p>
    <w:p w:rsidR="00000000" w:rsidDel="00000000" w:rsidP="00000000" w:rsidRDefault="00000000" w:rsidRPr="00000000" w14:paraId="0000010D">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spacing w:after="80" w:before="280" w:lineRule="auto"/>
        <w:rPr>
          <w:rFonts w:ascii="Arial" w:cs="Arial" w:eastAsia="Arial" w:hAnsi="Arial"/>
          <w:i w:val="1"/>
          <w:iCs w:val="1"/>
          <w:sz w:val="26"/>
          <w:szCs w:val="26"/>
        </w:rPr>
      </w:pPr>
      <w:bookmarkStart w:colFirst="0" w:colLast="0" w:name="_heading=h.7nzxt8tyj72h" w:id="62"/>
      <w:bookmarkEnd w:id="62"/>
      <w:r w:rsidDel="00000000" w:rsidR="00000000" w:rsidRPr="00000000">
        <w:rPr>
          <w:rFonts w:ascii="Arial" w:cs="Arial" w:eastAsia="Arial" w:hAnsi="Arial"/>
          <w:i w:val="1"/>
          <w:iCs w:val="1"/>
          <w:sz w:val="26"/>
          <w:szCs w:val="26"/>
          <w:rtl w:val="0"/>
        </w:rPr>
        <w:t xml:space="preserve">5.5 Business Rules</w:t>
      </w:r>
    </w:p>
    <w:p w:rsidR="00000000" w:rsidDel="00000000" w:rsidP="00000000" w:rsidRDefault="00000000" w:rsidRPr="00000000" w14:paraId="0000010F">
      <w:pPr>
        <w:numPr>
          <w:ilvl w:val="0"/>
          <w:numId w:val="11"/>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Users shall be able to use the system without logging in.</w:t>
        <w:br w:type="textWrapping"/>
      </w:r>
    </w:p>
    <w:p w:rsidR="00000000" w:rsidDel="00000000" w:rsidP="00000000" w:rsidRDefault="00000000" w:rsidRPr="00000000" w14:paraId="00000110">
      <w:pPr>
        <w:numPr>
          <w:ilvl w:val="0"/>
          <w:numId w:val="11"/>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Task validation rules shall be defined per task.</w:t>
        <w:br w:type="textWrapping"/>
      </w:r>
    </w:p>
    <w:p w:rsidR="00000000" w:rsidDel="00000000" w:rsidP="00000000" w:rsidRDefault="00000000" w:rsidRPr="00000000" w14:paraId="00000111">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before="360" w:lineRule="auto"/>
        <w:rPr>
          <w:rFonts w:ascii="Arial" w:cs="Arial" w:eastAsia="Arial" w:hAnsi="Arial"/>
          <w:i w:val="1"/>
          <w:iCs w:val="1"/>
          <w:sz w:val="34"/>
          <w:szCs w:val="34"/>
        </w:rPr>
      </w:pPr>
      <w:bookmarkStart w:colFirst="0" w:colLast="0" w:name="_heading=h.q62w9bas5get" w:id="63"/>
      <w:bookmarkEnd w:id="63"/>
      <w:r w:rsidDel="00000000" w:rsidR="00000000" w:rsidRPr="00000000">
        <w:rPr>
          <w:rFonts w:ascii="Arial" w:cs="Arial" w:eastAsia="Arial" w:hAnsi="Arial"/>
          <w:i w:val="1"/>
          <w:iCs w:val="1"/>
          <w:sz w:val="34"/>
          <w:szCs w:val="34"/>
          <w:rtl w:val="0"/>
        </w:rPr>
        <w:t xml:space="preserve">6. Other Requirements</w:t>
      </w:r>
    </w:p>
    <w:p w:rsidR="00000000" w:rsidDel="00000000" w:rsidP="00000000" w:rsidRDefault="00000000" w:rsidRPr="00000000" w14:paraId="00000113">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The system shall support Turkish language. Additional languages may be supported in the future.</w:t>
      </w:r>
    </w:p>
    <w:p w:rsidR="00000000" w:rsidDel="00000000" w:rsidP="00000000" w:rsidRDefault="00000000" w:rsidRPr="00000000" w14:paraId="00000114">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before="360" w:lineRule="auto"/>
        <w:rPr>
          <w:rFonts w:ascii="Arial" w:cs="Arial" w:eastAsia="Arial" w:hAnsi="Arial"/>
          <w:i w:val="1"/>
          <w:iCs w:val="1"/>
          <w:sz w:val="34"/>
          <w:szCs w:val="34"/>
        </w:rPr>
      </w:pPr>
      <w:bookmarkStart w:colFirst="0" w:colLast="0" w:name="_heading=h.uqa1gs4u5gs7" w:id="64"/>
      <w:bookmarkEnd w:id="64"/>
      <w:r w:rsidDel="00000000" w:rsidR="00000000" w:rsidRPr="00000000">
        <w:rPr>
          <w:rFonts w:ascii="Arial" w:cs="Arial" w:eastAsia="Arial" w:hAnsi="Arial"/>
          <w:i w:val="1"/>
          <w:iCs w:val="1"/>
          <w:sz w:val="34"/>
          <w:szCs w:val="34"/>
          <w:rtl w:val="0"/>
        </w:rPr>
        <w:t xml:space="preserve">Appendix A: Glossary</w:t>
      </w:r>
    </w:p>
    <w:p w:rsidR="00000000" w:rsidDel="00000000" w:rsidP="00000000" w:rsidRDefault="00000000" w:rsidRPr="00000000" w14:paraId="00000116">
      <w:pPr>
        <w:numPr>
          <w:ilvl w:val="0"/>
          <w:numId w:val="3"/>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SQL: Structured Query Language used to manage relational databases.</w:t>
        <w:br w:type="textWrapping"/>
      </w:r>
    </w:p>
    <w:p w:rsidR="00000000" w:rsidDel="00000000" w:rsidP="00000000" w:rsidRDefault="00000000" w:rsidRPr="00000000" w14:paraId="00000117">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Mission (Level): A detective-themed scenario package.</w:t>
        <w:br w:type="textWrapping"/>
      </w:r>
    </w:p>
    <w:p w:rsidR="00000000" w:rsidDel="00000000" w:rsidP="00000000" w:rsidRDefault="00000000" w:rsidRPr="00000000" w14:paraId="00000118">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Task: A specific SQL problem within a mission.</w:t>
        <w:br w:type="textWrapping"/>
      </w:r>
    </w:p>
    <w:p w:rsidR="00000000" w:rsidDel="00000000" w:rsidP="00000000" w:rsidRDefault="00000000" w:rsidRPr="00000000" w14:paraId="00000119">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Hint: Supporting information provided to assist task completion.</w:t>
        <w:br w:type="textWrapping"/>
      </w:r>
    </w:p>
    <w:p w:rsidR="00000000" w:rsidDel="00000000" w:rsidP="00000000" w:rsidRDefault="00000000" w:rsidRPr="00000000" w14:paraId="0000011A">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Submission: A record of a submitted SQL query.</w:t>
        <w:br w:type="textWrapping"/>
      </w:r>
    </w:p>
    <w:p w:rsidR="00000000" w:rsidDel="00000000" w:rsidP="00000000" w:rsidRDefault="00000000" w:rsidRPr="00000000" w14:paraId="0000011B">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Feedback: Information indicating correctness of a submission.</w:t>
        <w:br w:type="textWrapping"/>
      </w:r>
    </w:p>
    <w:p w:rsidR="00000000" w:rsidDel="00000000" w:rsidP="00000000" w:rsidRDefault="00000000" w:rsidRPr="00000000" w14:paraId="0000011C">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Progress: Data representing the user’s current level and completion status.</w:t>
        <w:br w:type="textWrapping"/>
      </w:r>
    </w:p>
    <w:p w:rsidR="00000000" w:rsidDel="00000000" w:rsidP="00000000" w:rsidRDefault="00000000" w:rsidRPr="00000000" w14:paraId="0000011D">
      <w:pPr>
        <w:numPr>
          <w:ilvl w:val="0"/>
          <w:numId w:val="3"/>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QueryEngine: Component responsible for executing SQL queries.</w:t>
        <w:br w:type="textWrapping"/>
      </w:r>
    </w:p>
    <w:p w:rsidR="00000000" w:rsidDel="00000000" w:rsidP="00000000" w:rsidRDefault="00000000" w:rsidRPr="00000000" w14:paraId="0000011E">
      <w:pPr>
        <w:numPr>
          <w:ilvl w:val="0"/>
          <w:numId w:val="3"/>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GameDatabase: Database storing task-related data and executing queries.</w:t>
        <w:br w:type="textWrapping"/>
      </w:r>
    </w:p>
    <w:p w:rsidR="00000000" w:rsidDel="00000000" w:rsidP="00000000" w:rsidRDefault="00000000" w:rsidRPr="00000000" w14:paraId="0000011F">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before="360" w:lineRule="auto"/>
        <w:rPr>
          <w:rFonts w:ascii="Arial" w:cs="Arial" w:eastAsia="Arial" w:hAnsi="Arial"/>
          <w:i w:val="1"/>
          <w:iCs w:val="1"/>
          <w:sz w:val="34"/>
          <w:szCs w:val="34"/>
        </w:rPr>
      </w:pPr>
      <w:bookmarkStart w:colFirst="0" w:colLast="0" w:name="_heading=h.b88vb9t18g3a" w:id="65"/>
      <w:bookmarkEnd w:id="65"/>
      <w:r w:rsidDel="00000000" w:rsidR="00000000" w:rsidRPr="00000000">
        <w:rPr>
          <w:rFonts w:ascii="Arial" w:cs="Arial" w:eastAsia="Arial" w:hAnsi="Arial"/>
          <w:i w:val="1"/>
          <w:iCs w:val="1"/>
          <w:sz w:val="34"/>
          <w:szCs w:val="34"/>
          <w:rtl w:val="0"/>
        </w:rPr>
        <w:t xml:space="preserve">Appendix B: Analysis Models</w:t>
      </w:r>
    </w:p>
    <w:p w:rsidR="00000000" w:rsidDel="00000000" w:rsidP="00000000" w:rsidRDefault="00000000" w:rsidRPr="00000000" w14:paraId="00000121">
      <w:pPr>
        <w:spacing w:after="240" w:before="240"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Use case, class, and sequence diagrams that describe system behavior and structure.</w:t>
      </w:r>
    </w:p>
    <w:p w:rsidR="00000000" w:rsidDel="00000000" w:rsidP="00000000" w:rsidRDefault="00000000" w:rsidRPr="00000000" w14:paraId="00000122">
      <w:pPr>
        <w:spacing w:after="240" w:before="240" w:lineRule="auto"/>
        <w:rPr>
          <w:rFonts w:ascii="Arial" w:cs="Arial" w:eastAsia="Arial" w:hAnsi="Arial"/>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before="360" w:lineRule="auto"/>
        <w:rPr>
          <w:rFonts w:ascii="Arial" w:cs="Arial" w:eastAsia="Arial" w:hAnsi="Arial"/>
          <w:i w:val="1"/>
          <w:iCs w:val="1"/>
          <w:sz w:val="34"/>
          <w:szCs w:val="34"/>
        </w:rPr>
      </w:pPr>
      <w:bookmarkStart w:colFirst="0" w:colLast="0" w:name="_heading=h.f7abx2ozafps" w:id="66"/>
      <w:bookmarkEnd w:id="66"/>
      <w:r w:rsidDel="00000000" w:rsidR="00000000" w:rsidRPr="00000000">
        <w:rPr>
          <w:rFonts w:ascii="Arial" w:cs="Arial" w:eastAsia="Arial" w:hAnsi="Arial"/>
          <w:i w:val="1"/>
          <w:iCs w:val="1"/>
          <w:sz w:val="34"/>
          <w:szCs w:val="34"/>
          <w:rtl w:val="0"/>
        </w:rPr>
        <w:t xml:space="preserve">Appendix C: To Be Determined List</w:t>
      </w:r>
    </w:p>
    <w:p w:rsidR="00000000" w:rsidDel="00000000" w:rsidP="00000000" w:rsidRDefault="00000000" w:rsidRPr="00000000" w14:paraId="00000124">
      <w:pPr>
        <w:numPr>
          <w:ilvl w:val="0"/>
          <w:numId w:val="14"/>
        </w:numPr>
        <w:spacing w:after="0" w:afterAutospacing="0" w:before="48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Task validation method</w:t>
        <w:br w:type="textWrapping"/>
      </w:r>
    </w:p>
    <w:p w:rsidR="00000000" w:rsidDel="00000000" w:rsidP="00000000" w:rsidRDefault="00000000" w:rsidRPr="00000000" w14:paraId="00000125">
      <w:pPr>
        <w:numPr>
          <w:ilvl w:val="0"/>
          <w:numId w:val="14"/>
        </w:numPr>
        <w:spacing w:after="0" w:afterAutospacing="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Progress persistence mechanism</w:t>
        <w:br w:type="textWrapping"/>
      </w:r>
    </w:p>
    <w:p w:rsidR="00000000" w:rsidDel="00000000" w:rsidP="00000000" w:rsidRDefault="00000000" w:rsidRPr="00000000" w14:paraId="00000126">
      <w:pPr>
        <w:numPr>
          <w:ilvl w:val="0"/>
          <w:numId w:val="14"/>
        </w:numPr>
        <w:spacing w:after="480" w:before="0" w:beforeAutospacing="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Database viewer detail level</w:t>
        <w:br w:type="textWrapping"/>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sectPr>
      <w:headerReference r:id="rId8" w:type="default"/>
      <w:footerReference r:id="rId9"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0vxuq0v/D8IPfi7DQzZDqWL0w==">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